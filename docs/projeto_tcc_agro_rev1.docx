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CCF85" w14:textId="77777777" w:rsidR="002811B9" w:rsidRPr="00A76B22" w:rsidRDefault="00E16D21" w:rsidP="00922495">
      <w:pPr>
        <w:spacing w:after="0"/>
        <w:jc w:val="center"/>
        <w:rPr>
          <w:szCs w:val="24"/>
        </w:rPr>
      </w:pPr>
      <w:r>
        <w:rPr>
          <w:szCs w:val="24"/>
        </w:rPr>
        <w:t>VINÍCIUS DE OLIVEIRA BERTOLOTTI BRAGA</w:t>
      </w:r>
    </w:p>
    <w:p w14:paraId="7A120BF0" w14:textId="77777777" w:rsidR="002811B9" w:rsidRPr="00690312" w:rsidRDefault="002811B9" w:rsidP="00922495">
      <w:pPr>
        <w:spacing w:after="0"/>
      </w:pPr>
    </w:p>
    <w:p w14:paraId="2160E23C" w14:textId="77777777" w:rsidR="002811B9" w:rsidRPr="00690312" w:rsidRDefault="002811B9" w:rsidP="00922495">
      <w:pPr>
        <w:spacing w:after="0"/>
      </w:pPr>
    </w:p>
    <w:p w14:paraId="1CD3EEF1" w14:textId="77777777" w:rsidR="002811B9" w:rsidRPr="00690312" w:rsidRDefault="002811B9" w:rsidP="00922495">
      <w:pPr>
        <w:spacing w:after="0"/>
      </w:pPr>
    </w:p>
    <w:p w14:paraId="0982508C" w14:textId="77777777" w:rsidR="000F6078" w:rsidRDefault="000F6078" w:rsidP="00922495">
      <w:pPr>
        <w:spacing w:after="0"/>
        <w:jc w:val="center"/>
        <w:rPr>
          <w:szCs w:val="24"/>
        </w:rPr>
      </w:pPr>
    </w:p>
    <w:p w14:paraId="6758B8CA" w14:textId="77777777" w:rsidR="000F6078" w:rsidRDefault="000F6078" w:rsidP="00922495">
      <w:pPr>
        <w:spacing w:after="0"/>
        <w:jc w:val="center"/>
        <w:rPr>
          <w:szCs w:val="24"/>
        </w:rPr>
      </w:pPr>
    </w:p>
    <w:p w14:paraId="51B6047C" w14:textId="77777777" w:rsidR="000F6078" w:rsidRDefault="000F6078" w:rsidP="00922495">
      <w:pPr>
        <w:spacing w:after="0"/>
        <w:jc w:val="center"/>
        <w:rPr>
          <w:szCs w:val="24"/>
        </w:rPr>
      </w:pPr>
    </w:p>
    <w:p w14:paraId="4ED6E07D" w14:textId="77777777" w:rsidR="000F6078" w:rsidRDefault="000F6078" w:rsidP="00922495">
      <w:pPr>
        <w:spacing w:after="0"/>
        <w:jc w:val="center"/>
        <w:rPr>
          <w:szCs w:val="24"/>
        </w:rPr>
      </w:pPr>
    </w:p>
    <w:p w14:paraId="246EF447" w14:textId="77777777" w:rsidR="00314CF6" w:rsidRDefault="00314CF6" w:rsidP="00922495">
      <w:pPr>
        <w:spacing w:after="0"/>
        <w:jc w:val="center"/>
        <w:rPr>
          <w:szCs w:val="24"/>
        </w:rPr>
      </w:pPr>
    </w:p>
    <w:p w14:paraId="4F9E0B9A" w14:textId="77777777" w:rsidR="00314CF6" w:rsidRDefault="00314CF6" w:rsidP="00922495">
      <w:pPr>
        <w:spacing w:after="0"/>
        <w:jc w:val="center"/>
        <w:rPr>
          <w:szCs w:val="24"/>
        </w:rPr>
      </w:pPr>
    </w:p>
    <w:p w14:paraId="7D2FFB8B" w14:textId="77777777" w:rsidR="00314CF6" w:rsidRDefault="00314CF6" w:rsidP="00922495">
      <w:pPr>
        <w:spacing w:after="0"/>
        <w:jc w:val="center"/>
        <w:rPr>
          <w:szCs w:val="24"/>
        </w:rPr>
      </w:pPr>
    </w:p>
    <w:p w14:paraId="34D1F337" w14:textId="77777777" w:rsidR="006D06A6" w:rsidRDefault="006D06A6" w:rsidP="00922495">
      <w:pPr>
        <w:spacing w:after="0"/>
        <w:jc w:val="center"/>
        <w:rPr>
          <w:szCs w:val="24"/>
        </w:rPr>
      </w:pPr>
    </w:p>
    <w:p w14:paraId="756C5839" w14:textId="77777777" w:rsidR="006D06A6" w:rsidRDefault="006D06A6" w:rsidP="00922495">
      <w:pPr>
        <w:spacing w:after="0"/>
        <w:jc w:val="center"/>
        <w:rPr>
          <w:szCs w:val="24"/>
        </w:rPr>
      </w:pPr>
    </w:p>
    <w:p w14:paraId="58817B57" w14:textId="77777777" w:rsidR="00D17F9B" w:rsidRDefault="00D17F9B" w:rsidP="00922495">
      <w:pPr>
        <w:spacing w:after="0"/>
        <w:jc w:val="center"/>
        <w:rPr>
          <w:szCs w:val="24"/>
        </w:rPr>
      </w:pPr>
    </w:p>
    <w:p w14:paraId="7A65A386" w14:textId="77777777" w:rsidR="00D17F9B" w:rsidRDefault="00D17F9B" w:rsidP="00922495">
      <w:pPr>
        <w:spacing w:after="0"/>
        <w:jc w:val="center"/>
        <w:rPr>
          <w:szCs w:val="24"/>
        </w:rPr>
      </w:pPr>
    </w:p>
    <w:p w14:paraId="283F539A" w14:textId="77777777" w:rsidR="00D17F9B" w:rsidRDefault="00D17F9B" w:rsidP="00922495">
      <w:pPr>
        <w:spacing w:after="0"/>
        <w:jc w:val="center"/>
        <w:rPr>
          <w:szCs w:val="24"/>
        </w:rPr>
      </w:pPr>
    </w:p>
    <w:p w14:paraId="2077019B" w14:textId="77777777" w:rsidR="002811B9" w:rsidRDefault="00E16D21" w:rsidP="00DA15A6">
      <w:pPr>
        <w:spacing w:after="0"/>
      </w:pPr>
      <w:del w:id="9003" w:author="Claude" w:date="2026-10-19T12:00:00Z">
        <w:r>
          <w:rPr>
            <w:szCs w:val="24"/>
          </w:rPr>
          <w:delText>ESTIMAÇÃO DE VAR E EXPECTED SHORTFALL CONDICIONAIS AO REGIME DE MERCADO: UMA ABORDAGEM HÍBRIDA COM HIDDEN MARKOV MODELS E REDES LSTM APLICADA A CARTEIRAS BRASILEIRAS</w:delText>
        </w:r>
      </w:del>
      <w:ins w:id="9004" w:author="Claude" w:date="2026-10-19T12:00:00Z">
        <w:r>
          <w:rPr>
            <w:szCs w:val="24"/>
          </w:rPr>
          <w:t xml:space="preserve">ESTIMAÇÃO DE VAR E EXPECTED SHORTFALL CONDICIONAIS AO REGIME DE MERCADO: UMA ABORDAGEM HÍBRIDA COM HIDDEN MARKOV MODELS E REDES LSTM APLICADA A UMA CARTEIRA DO AGRONEGÓCIO BRASILEIRO</w:t>
        </w:r>
      </w:ins>
    </w:p>
    <w:p w14:paraId="108555CD" w14:textId="77777777" w:rsidR="00314CF6" w:rsidRDefault="00314CF6" w:rsidP="00DA15A6">
      <w:pPr>
        <w:spacing w:after="0"/>
      </w:pPr>
    </w:p>
    <w:p w14:paraId="66395FAE" w14:textId="77777777" w:rsidR="00DA15A6" w:rsidRPr="00690312" w:rsidRDefault="00DA15A6" w:rsidP="00DA15A6">
      <w:pPr>
        <w:spacing w:after="0"/>
      </w:pPr>
    </w:p>
    <w:p w14:paraId="4218779E" w14:textId="77777777" w:rsidR="002811B9" w:rsidRPr="00D20C40" w:rsidRDefault="000B76AD" w:rsidP="005238C1">
      <w:pPr>
        <w:pStyle w:val="TextoRecuado"/>
        <w:ind w:left="4536"/>
      </w:pPr>
      <w:r>
        <w:t xml:space="preserve">Projeto do Trabalho de Conclusão de Curso apresentado ao curso de Engenharia de Produção da Escola de Engenharia da Universidade Presbiteriana Mackenzie, como requisito parcial para a obtenção do Título de Bacharel. </w:t>
      </w:r>
    </w:p>
    <w:p w14:paraId="3FB1C755" w14:textId="77777777" w:rsidR="002811B9" w:rsidRPr="00690312" w:rsidRDefault="002811B9" w:rsidP="00DA15A6">
      <w:pPr>
        <w:spacing w:after="0"/>
      </w:pPr>
    </w:p>
    <w:p w14:paraId="2238E70A" w14:textId="77777777" w:rsidR="00314CF6" w:rsidRDefault="00314CF6" w:rsidP="00DA15A6">
      <w:pPr>
        <w:spacing w:after="0"/>
        <w:jc w:val="both"/>
        <w:rPr>
          <w:szCs w:val="24"/>
        </w:rPr>
      </w:pPr>
    </w:p>
    <w:p w14:paraId="7C043855" w14:textId="77777777" w:rsidR="00DA15A6" w:rsidRDefault="00DA15A6" w:rsidP="00DA15A6">
      <w:pPr>
        <w:spacing w:after="0"/>
        <w:jc w:val="both"/>
        <w:rPr>
          <w:szCs w:val="24"/>
        </w:rPr>
      </w:pPr>
    </w:p>
    <w:p w14:paraId="48F1FC94" w14:textId="77777777" w:rsidR="00D17F9B" w:rsidRDefault="00D17F9B" w:rsidP="00DA15A6">
      <w:pPr>
        <w:spacing w:after="0"/>
        <w:jc w:val="both"/>
        <w:rPr>
          <w:szCs w:val="24"/>
        </w:rPr>
      </w:pPr>
    </w:p>
    <w:p w14:paraId="0673A298" w14:textId="77777777" w:rsidR="002811B9" w:rsidRPr="00A76B22" w:rsidRDefault="00314CF6" w:rsidP="00DA15A6">
      <w:pPr>
        <w:spacing w:after="0"/>
        <w:jc w:val="both"/>
        <w:rPr>
          <w:szCs w:val="24"/>
        </w:rPr>
      </w:pPr>
      <w:r>
        <w:rPr>
          <w:szCs w:val="24"/>
        </w:rPr>
        <w:t xml:space="preserve">ORIENTADOR: PROF. </w:t>
      </w:r>
      <w:r>
        <w:t>GUSTAVO ROCHA DA SILVA</w:t>
      </w:r>
    </w:p>
    <w:p w14:paraId="1D31591E" w14:textId="77777777" w:rsidR="00C050C4" w:rsidRDefault="002811B9" w:rsidP="00DA15A6">
      <w:pPr>
        <w:spacing w:after="0"/>
      </w:pPr>
      <w:r>
        <w:br/>
      </w:r>
    </w:p>
    <w:p w14:paraId="09349AB6" w14:textId="77777777" w:rsidR="00C050C4" w:rsidRDefault="00C050C4" w:rsidP="00DA15A6">
      <w:pPr>
        <w:pStyle w:val="TextoGeral"/>
        <w:spacing w:after="0"/>
        <w:jc w:val="center"/>
      </w:pPr>
    </w:p>
    <w:p w14:paraId="421FDE2E" w14:textId="77777777" w:rsidR="007B03B6" w:rsidRPr="00314CF6" w:rsidRDefault="002811B9" w:rsidP="00DA15A6">
      <w:pPr>
        <w:pStyle w:val="TextoGeral"/>
        <w:spacing w:after="0"/>
        <w:jc w:val="center"/>
      </w:pPr>
      <w:r>
        <w:t>São Paulo</w:t>
      </w:r>
    </w:p>
    <w:p w14:paraId="5B9B6F0A" w14:textId="77777777" w:rsidR="00314CF6" w:rsidRDefault="006A756E" w:rsidP="00DA15A6">
      <w:pPr>
        <w:pStyle w:val="TextoGeral"/>
        <w:spacing w:after="0"/>
        <w:jc w:val="center"/>
      </w:pPr>
      <w:r>
        <w:t>2026</w:t>
      </w:r>
    </w:p>
    <w:p w14:paraId="74FFB4C9" w14:textId="77777777" w:rsidR="002811B9" w:rsidRPr="001C4206" w:rsidRDefault="002811B9" w:rsidP="001741FD">
      <w:pPr>
        <w:pStyle w:val="ListaNumerada"/>
        <w:spacing w:after="0"/>
        <w:jc w:val="center"/>
        <w:rPr>
          <w:b/>
          <w:szCs w:val="24"/>
        </w:rPr>
      </w:pPr>
      <w:r>
        <w:rPr>
          <w:b/>
          <w:szCs w:val="24"/>
        </w:rPr>
        <w:lastRenderedPageBreak/>
        <w:t>SUMÁRIO</w:t>
      </w:r>
    </w:p>
    <w:p w14:paraId="50B736D1" w14:textId="0F797150" w:rsidR="00012E7C" w:rsidRDefault="002E14F8">
      <w:pPr>
        <w:pStyle w:val="TOC1"/>
        <w:spacing w:after="0" w:line="360" w:lineRule="auto"/>
      </w:pPr>
      <w:r>
        <w:t>1 INTRODUÇÃO</w:t>
      </w:r>
      <w:r>
        <w:rPr>
          <w:b w:val="0"/>
        </w:rPr>
        <w:tab/>
        <w:t>4</w:t>
      </w:r>
    </w:p>
    <w:p w14:paraId="1FBEC858" w14:textId="3C9296B3" w:rsidR="00012E7C" w:rsidRDefault="002E14F8">
      <w:pPr>
        <w:pStyle w:val="TOC2"/>
        <w:spacing w:after="0" w:line="360" w:lineRule="auto"/>
      </w:pPr>
      <w:r>
        <w:t>1.1 Problema de pesquisa</w:t>
        <w:tab/>
        <w:t>6</w:t>
      </w:r>
    </w:p>
    <w:p w14:paraId="75189854" w14:textId="0DAA9BB0" w:rsidR="00012E7C" w:rsidRDefault="002E14F8">
      <w:pPr>
        <w:pStyle w:val="TOC2"/>
        <w:spacing w:after="0" w:line="360" w:lineRule="auto"/>
      </w:pPr>
      <w:r>
        <w:t>1.2 Objetivos</w:t>
        <w:tab/>
        <w:t>6</w:t>
      </w:r>
    </w:p>
    <w:p w14:paraId="4B98CFD7" w14:textId="18415CAB" w:rsidR="00012E7C" w:rsidRDefault="002E14F8">
      <w:pPr>
        <w:pStyle w:val="TOC3"/>
      </w:pPr>
      <w:r>
        <w:rPr>
          <w:b/>
        </w:rPr>
        <w:t>1.2.1 Objetivo geral</w:t>
      </w:r>
      <w:r>
        <w:tab/>
        <w:t>6</w:t>
      </w:r>
    </w:p>
    <w:p w14:paraId="406A58BA" w14:textId="18BBE0F7" w:rsidR="00012E7C" w:rsidRDefault="002E14F8">
      <w:pPr>
        <w:pStyle w:val="TOC3"/>
      </w:pPr>
      <w:r>
        <w:rPr>
          <w:b/>
        </w:rPr>
        <w:t>1.2.2 Objetivos específicos</w:t>
      </w:r>
      <w:r>
        <w:tab/>
        <w:t>7</w:t>
      </w:r>
    </w:p>
    <w:p w14:paraId="4ADAA772" w14:textId="1CB2A39E" w:rsidR="00012E7C" w:rsidRDefault="002E14F8">
      <w:pPr>
        <w:pStyle w:val="TOC2"/>
        <w:spacing w:after="0" w:line="360" w:lineRule="auto"/>
      </w:pPr>
      <w:r>
        <w:t>1.3 Justificativa</w:t>
        <w:tab/>
        <w:t>7</w:t>
      </w:r>
    </w:p>
    <w:p w14:paraId="41568C04" w14:textId="69600E74" w:rsidR="00012E7C" w:rsidRDefault="002E14F8">
      <w:pPr>
        <w:pStyle w:val="TOC1"/>
        <w:spacing w:after="0" w:line="360" w:lineRule="auto"/>
      </w:pPr>
      <w:r>
        <w:t>2 REVISÃO DA LITERATURA</w:t>
      </w:r>
      <w:r>
        <w:rPr>
          <w:b w:val="0"/>
        </w:rPr>
        <w:tab/>
        <w:t>9</w:t>
      </w:r>
    </w:p>
    <w:p w14:paraId="304659DC" w14:textId="0A4C045E" w:rsidR="00012E7C" w:rsidRDefault="002E14F8">
      <w:pPr>
        <w:pStyle w:val="TOC2"/>
        <w:spacing w:after="0" w:line="360" w:lineRule="auto"/>
      </w:pPr>
      <w:r>
        <w:t>2.1 Protocolo de Revisão</w:t>
        <w:tab/>
        <w:t>10</w:t>
      </w:r>
    </w:p>
    <w:p w14:paraId="15F20FB0" w14:textId="1E3F15F7" w:rsidR="00012E7C" w:rsidRDefault="002E14F8">
      <w:pPr>
        <w:pStyle w:val="TOC2"/>
        <w:spacing w:after="0" w:line="360" w:lineRule="auto"/>
      </w:pPr>
      <w:r>
        <w:t>2.2 Roteiro de Revisão da Literatura — Matriz de Amarração</w:t>
        <w:tab/>
        <w:t>15</w:t>
      </w:r>
    </w:p>
    <w:p w14:paraId="53506617" w14:textId="5A149DE6" w:rsidR="00F4515C" w:rsidRDefault="00F4515C" w:rsidP="00F4515C">
      <w:pPr>
        <w:pStyle w:val="TOC2"/>
        <w:spacing w:after="0" w:line="360" w:lineRule="auto"/>
      </w:pPr>
      <w:r>
        <w:t>2.3 MODELOS DE VOLATILIDADE E RISCO EM MERCADOS FINANCEIROS</w:t>
        <w:tab/>
        <w:t>19</w:t>
      </w:r>
    </w:p>
    <w:p w14:paraId="06ADC5FE" w14:textId="3D66B55F" w:rsidR="00F4515C" w:rsidRDefault="00F4515C" w:rsidP="00F4515C">
      <w:pPr>
        <w:pStyle w:val="TOC2"/>
        <w:spacing w:after="0" w:line="360" w:lineRule="auto"/>
      </w:pPr>
      <w:r>
        <w:t>2.4 MUDANÇAS DE REGIME E HIDDEN MARKOV MODELS</w:t>
        <w:tab/>
        <w:t>20</w:t>
      </w:r>
    </w:p>
    <w:p w14:paraId="44A740BF" w14:textId="0D7D493E" w:rsidR="00F4515C" w:rsidRDefault="00F4515C" w:rsidP="00F4515C">
      <w:pPr>
        <w:pStyle w:val="TOC2"/>
        <w:spacing w:after="0" w:line="360" w:lineRule="auto"/>
      </w:pPr>
      <w:r>
        <w:t>2.5 DEEP LEARNING, LSTM E INTERPRETABILIDADE EM FINANÇAS</w:t>
        <w:tab/>
        <w:t>22</w:t>
      </w:r>
    </w:p>
    <w:p w14:paraId="02508059" w14:textId="42521090" w:rsidR="00012E7C" w:rsidRDefault="002E14F8">
      <w:pPr>
        <w:pStyle w:val="TOC1"/>
        <w:spacing w:after="0" w:line="360" w:lineRule="auto"/>
      </w:pPr>
      <w:r>
        <w:t>3 METODOLOGIA</w:t>
      </w:r>
      <w:r>
        <w:rPr>
          <w:b w:val="0"/>
        </w:rPr>
        <w:tab/>
        <w:t>23</w:t>
      </w:r>
    </w:p>
    <w:p w14:paraId="65588CA7" w14:textId="2883AE3C" w:rsidR="00012E7C" w:rsidRDefault="002E14F8">
      <w:pPr>
        <w:pStyle w:val="TOC2"/>
        <w:spacing w:after="0" w:line="360" w:lineRule="auto"/>
      </w:pPr>
      <w:r>
        <w:t>3.1 Universo da pesquisa e amostra</w:t>
        <w:tab/>
        <w:t>24</w:t>
      </w:r>
    </w:p>
    <w:p w14:paraId="1118D6F6" w14:textId="046E4AB7" w:rsidR="00012E7C" w:rsidRDefault="002E14F8">
      <w:pPr>
        <w:pStyle w:val="TOC2"/>
        <w:spacing w:after="0" w:line="360" w:lineRule="auto"/>
      </w:pPr>
      <w:r>
        <w:t>3.2 Coleta e engenharia de features</w:t>
        <w:tab/>
        <w:t>25</w:t>
      </w:r>
    </w:p>
    <w:p w14:paraId="00FB6241" w14:textId="0BC6B81A" w:rsidR="00012E7C" w:rsidRDefault="002E14F8">
      <w:pPr>
        <w:pStyle w:val="TOC2"/>
        <w:spacing w:after="0" w:line="360" w:lineRule="auto"/>
      </w:pPr>
      <w:r>
        <w:t>3.3 Detecção de regimes por Hidden Markov Models</w:t>
        <w:tab/>
        <w:t>26</w:t>
      </w:r>
    </w:p>
    <w:p w14:paraId="46F504A5" w14:textId="21F992AE" w:rsidR="00012E7C" w:rsidRDefault="002E14F8">
      <w:pPr>
        <w:pStyle w:val="TOC2"/>
        <w:spacing w:after="0" w:line="360" w:lineRule="auto"/>
      </w:pPr>
      <w:r>
        <w:t>3.4 Modelagem LSTM multivariada condicional ao regime</w:t>
        <w:tab/>
        <w:t>26</w:t>
      </w:r>
    </w:p>
    <w:p w14:paraId="40C00E27" w14:textId="35436EA3" w:rsidR="00012E7C" w:rsidRDefault="002E14F8">
      <w:pPr>
        <w:pStyle w:val="TOC2"/>
        <w:spacing w:after="0" w:line="360" w:lineRule="auto"/>
      </w:pPr>
      <w:r>
        <w:t>3.5 Distribuição preditiva via Monte Carlo Dropout</w:t>
        <w:tab/>
        <w:t>27</w:t>
      </w:r>
    </w:p>
    <w:p w14:paraId="22EBB5CD" w14:textId="2D4AE840" w:rsidR="00012E7C" w:rsidRDefault="002E14F8">
      <w:pPr>
        <w:pStyle w:val="TOC2"/>
        <w:spacing w:after="0" w:line="360" w:lineRule="auto"/>
      </w:pPr>
      <w:r>
        <w:t>3.6 Estimação de VaR e Expected Shortfall condicionais ao regime</w:t>
        <w:tab/>
        <w:t>28</w:t>
      </w:r>
    </w:p>
    <w:p w14:paraId="47AA45D3" w14:textId="38CE1ECB" w:rsidR="00012E7C" w:rsidRDefault="002E14F8">
      <w:pPr>
        <w:pStyle w:val="TOC2"/>
        <w:spacing w:after="0" w:line="360" w:lineRule="auto"/>
      </w:pPr>
      <w:r>
        <w:t>3.7 Benchmark econométrico MS-GARCH</w:t>
        <w:tab/>
        <w:t>28</w:t>
      </w:r>
    </w:p>
    <w:p w14:paraId="6A458D03" w14:textId="0A6055D8" w:rsidR="00012E7C" w:rsidRDefault="002E14F8">
      <w:pPr>
        <w:pStyle w:val="TOC2"/>
        <w:spacing w:after="0" w:line="360" w:lineRule="auto"/>
      </w:pPr>
      <w:r>
        <w:t>3.8 Backtesting das estimativas de risco</w:t>
        <w:tab/>
        <w:t>28</w:t>
      </w:r>
    </w:p>
    <w:p w14:paraId="093F925F" w14:textId="5CFDE29E" w:rsidR="00012E7C" w:rsidRDefault="002E14F8">
      <w:pPr>
        <w:pStyle w:val="TOC2"/>
        <w:spacing w:after="0" w:line="360" w:lineRule="auto"/>
      </w:pPr>
      <w:r>
        <w:t>3.9 Análise complementar de interpretabilidade</w:t>
        <w:tab/>
        <w:t>29</w:t>
      </w:r>
    </w:p>
    <w:p w14:paraId="66DEF7AA" w14:textId="742837BE" w:rsidR="00012E7C" w:rsidRDefault="002E14F8">
      <w:pPr>
        <w:pStyle w:val="TOC2"/>
        <w:spacing w:after="0" w:line="360" w:lineRule="auto"/>
      </w:pPr>
      <w:r>
        <w:t>3.10 Aspectos computacionais e reprodutibilidade</w:t>
        <w:tab/>
        <w:t>29</w:t>
      </w:r>
    </w:p>
    <w:p w14:paraId="12D01498" w14:textId="62D56458" w:rsidR="00012E7C" w:rsidRDefault="002E14F8">
      <w:pPr>
        <w:pStyle w:val="TOC2"/>
        <w:spacing w:after="0" w:line="360" w:lineRule="auto"/>
      </w:pPr>
      <w:r>
        <w:t>3.11 Resultados esperados e critérios de sucesso</w:t>
        <w:tab/>
        <w:t>30</w:t>
      </w:r>
    </w:p>
    <w:p w14:paraId="53B2CAE8" w14:textId="63D366B3" w:rsidR="00012E7C" w:rsidRDefault="002E14F8">
      <w:pPr>
        <w:pStyle w:val="TOC1"/>
        <w:spacing w:after="0" w:line="360" w:lineRule="auto"/>
      </w:pPr>
      <w:r>
        <w:t>4 CRONOGRAMA DE ATIVIDADES</w:t>
      </w:r>
      <w:r>
        <w:rPr>
          <w:b w:val="0"/>
        </w:rPr>
        <w:tab/>
        <w:t>30</w:t>
      </w:r>
    </w:p>
    <w:p w14:paraId="0D1F0F42" w14:textId="19FDCA8C" w:rsidR="00012E7C" w:rsidRDefault="002E14F8">
      <w:pPr>
        <w:pStyle w:val="TOC1"/>
        <w:spacing w:after="0" w:line="360" w:lineRule="auto"/>
      </w:pPr>
      <w:r>
        <w:t>REFERÊNCIAS</w:t>
      </w:r>
      <w:r>
        <w:rPr>
          <w:b w:val="0"/>
        </w:rPr>
        <w:tab/>
        <w:t>32</w:t>
      </w:r>
    </w:p>
    <w:p w14:paraId="7B991CCE" w14:textId="76B15552" w:rsidR="00012E7C" w:rsidRDefault="002E14F8">
      <w:pPr>
        <w:pStyle w:val="TOC1"/>
        <w:spacing w:after="0" w:line="360" w:lineRule="auto"/>
      </w:pPr>
      <w:r>
        <w:t>APÊNDICE A — Fichamento 1</w:t>
      </w:r>
      <w:r>
        <w:rPr>
          <w:b w:val="0"/>
        </w:rPr>
        <w:tab/>
        <w:t>34</w:t>
      </w:r>
    </w:p>
    <w:p w14:paraId="3BF31621" w14:textId="391607F9" w:rsidR="00012E7C" w:rsidRDefault="002E14F8">
      <w:pPr>
        <w:pStyle w:val="TOC1"/>
        <w:spacing w:after="0" w:line="360" w:lineRule="auto"/>
      </w:pPr>
      <w:r>
        <w:t>APÊNDICE B — Fichamento 2</w:t>
      </w:r>
      <w:r>
        <w:rPr>
          <w:b w:val="0"/>
        </w:rPr>
        <w:tab/>
        <w:t>35</w:t>
      </w:r>
    </w:p>
    <w:p w14:paraId="77A4BD3C" w14:textId="3D34D415" w:rsidR="00012E7C" w:rsidRDefault="002E14F8">
      <w:pPr>
        <w:pStyle w:val="TOC1"/>
        <w:spacing w:after="0" w:line="360" w:lineRule="auto"/>
      </w:pPr>
      <w:r>
        <w:t>APÊNDICE C — Fichamento 3</w:t>
      </w:r>
      <w:r>
        <w:rPr>
          <w:b w:val="0"/>
        </w:rPr>
        <w:tab/>
        <w:t>36</w:t>
      </w:r>
    </w:p>
    <w:p w14:paraId="05FCB16B" w14:textId="0BB57989" w:rsidR="00012E7C" w:rsidRDefault="002E14F8">
      <w:pPr>
        <w:pStyle w:val="TOC1"/>
        <w:spacing w:after="0" w:line="360" w:lineRule="auto"/>
      </w:pPr>
      <w:r>
        <w:t>APÊNDICE D — Fichamento 4</w:t>
      </w:r>
      <w:r>
        <w:rPr>
          <w:b w:val="0"/>
        </w:rPr>
        <w:tab/>
        <w:t>37</w:t>
      </w:r>
    </w:p>
    <w:p w14:paraId="4A2F0AD8" w14:textId="58260DC6" w:rsidR="00012E7C" w:rsidRDefault="002E14F8">
      <w:pPr>
        <w:pStyle w:val="TOC1"/>
        <w:spacing w:after="0" w:line="360" w:lineRule="auto"/>
      </w:pPr>
      <w:r>
        <w:t>APÊNDICE E — Fichamento 5</w:t>
      </w:r>
      <w:r>
        <w:rPr>
          <w:b w:val="0"/>
        </w:rPr>
        <w:tab/>
        <w:t>38</w:t>
      </w:r>
    </w:p>
    <w:p w14:paraId="09BFEA6C" w14:textId="11448EDF" w:rsidR="00012E7C" w:rsidRDefault="002E14F8">
      <w:pPr>
        <w:pStyle w:val="TOC1"/>
        <w:spacing w:after="0" w:line="360" w:lineRule="auto"/>
      </w:pPr>
      <w:r>
        <w:t>APÊNDICE F — Fichamento 6</w:t>
      </w:r>
      <w:r>
        <w:rPr>
          <w:b w:val="0"/>
        </w:rPr>
        <w:tab/>
        <w:t>39</w:t>
      </w:r>
    </w:p>
    <w:p w14:paraId="2290DE91" w14:textId="4088D907" w:rsidR="00012E7C" w:rsidRDefault="002E14F8">
      <w:pPr>
        <w:pStyle w:val="TOC1"/>
        <w:spacing w:after="0" w:line="360" w:lineRule="auto"/>
      </w:pPr>
      <w:r>
        <w:t>APÊNDICE G — Fichamento 7</w:t>
      </w:r>
      <w:r>
        <w:rPr>
          <w:b w:val="0"/>
        </w:rPr>
        <w:tab/>
        <w:t>40</w:t>
      </w:r>
    </w:p>
    <w:p w14:paraId="2AB73665" w14:textId="1A7A8A33" w:rsidR="00012E7C" w:rsidRDefault="002E14F8">
      <w:pPr>
        <w:pStyle w:val="TOC1"/>
        <w:spacing w:after="0" w:line="360" w:lineRule="auto"/>
      </w:pPr>
      <w:r>
        <w:lastRenderedPageBreak/>
        <w:t>APÊNDICE H — Fichamento 8</w:t>
      </w:r>
      <w:r>
        <w:rPr>
          <w:b w:val="0"/>
        </w:rPr>
        <w:tab/>
        <w:t>41</w:t>
      </w:r>
    </w:p>
    <w:p w14:paraId="51AE92BD" w14:textId="2E402E0C" w:rsidR="00012E7C" w:rsidRDefault="002E14F8">
      <w:pPr>
        <w:pStyle w:val="TOC1"/>
        <w:spacing w:after="0" w:line="360" w:lineRule="auto"/>
      </w:pPr>
      <w:r>
        <w:t>APÊNDICE I — Fichamento 9</w:t>
      </w:r>
      <w:r>
        <w:rPr>
          <w:b w:val="0"/>
        </w:rPr>
        <w:tab/>
        <w:t>42</w:t>
      </w:r>
    </w:p>
    <w:p w14:paraId="31403287" w14:textId="1C79AF56" w:rsidR="00012E7C" w:rsidRDefault="002E14F8">
      <w:pPr>
        <w:pStyle w:val="TOC1"/>
        <w:spacing w:after="0" w:line="360" w:lineRule="auto"/>
        <w:rPr>
          <w:b w:val="0"/>
        </w:rPr>
      </w:pPr>
      <w:r>
        <w:t>APÊNDICE J — Fichamento 10</w:t>
      </w:r>
      <w:r>
        <w:rPr>
          <w:b w:val="0"/>
        </w:rPr>
        <w:tab/>
        <w:t>43</w:t>
      </w:r>
    </w:p>
    <w:p w14:paraId="5ACB1F35" w14:textId="77777777" w:rsidR="00F4515C" w:rsidRDefault="00F4515C" w:rsidP="00F4515C"/>
    <w:p w14:paraId="6AEFFFED" w14:textId="77777777" w:rsidR="00F4515C" w:rsidRDefault="00F4515C" w:rsidP="00F4515C"/>
    <w:p w14:paraId="4021F1B9" w14:textId="77777777" w:rsidR="00F4515C" w:rsidRDefault="00F4515C" w:rsidP="00F4515C"/>
    <w:p w14:paraId="5EB8C128" w14:textId="77777777" w:rsidR="00F4515C" w:rsidRDefault="00F4515C" w:rsidP="00F4515C"/>
    <w:p w14:paraId="592EA7D3" w14:textId="77777777" w:rsidR="00F4515C" w:rsidRDefault="00F4515C" w:rsidP="00F4515C"/>
    <w:p w14:paraId="7F620647" w14:textId="77777777" w:rsidR="00F4515C" w:rsidRDefault="00F4515C" w:rsidP="00F4515C"/>
    <w:p w14:paraId="73321A26" w14:textId="77777777" w:rsidR="00F4515C" w:rsidRDefault="00F4515C" w:rsidP="00F4515C"/>
    <w:p w14:paraId="486E6220" w14:textId="77777777" w:rsidR="00F4515C" w:rsidRDefault="00F4515C" w:rsidP="00F4515C"/>
    <w:p w14:paraId="46CA5AA5" w14:textId="77777777" w:rsidR="00F4515C" w:rsidRDefault="00F4515C" w:rsidP="00F4515C"/>
    <w:p w14:paraId="295E20DF" w14:textId="77777777" w:rsidR="00F4515C" w:rsidRDefault="00F4515C" w:rsidP="00F4515C"/>
    <w:p w14:paraId="4BE326D1" w14:textId="77777777" w:rsidR="00F4515C" w:rsidRDefault="00F4515C" w:rsidP="00F4515C"/>
    <w:p w14:paraId="05DC67B7" w14:textId="77777777" w:rsidR="00F4515C" w:rsidRDefault="00F4515C" w:rsidP="00F4515C"/>
    <w:p w14:paraId="5BC04101" w14:textId="77777777" w:rsidR="00F4515C" w:rsidRDefault="00F4515C" w:rsidP="00F4515C"/>
    <w:p w14:paraId="790EBE80" w14:textId="77777777" w:rsidR="00F4515C" w:rsidRDefault="00F4515C" w:rsidP="00F4515C"/>
    <w:p w14:paraId="73A36DA3" w14:textId="77777777" w:rsidR="00F4515C" w:rsidRDefault="00F4515C" w:rsidP="00F4515C"/>
    <w:p w14:paraId="5782E956" w14:textId="77777777" w:rsidR="00F4515C" w:rsidRDefault="00F4515C" w:rsidP="00F4515C"/>
    <w:p w14:paraId="53D8310E" w14:textId="77777777" w:rsidR="00F4515C" w:rsidRDefault="00F4515C" w:rsidP="00F4515C"/>
    <w:p w14:paraId="5524D4A2" w14:textId="77777777" w:rsidR="00F4515C" w:rsidRDefault="00F4515C" w:rsidP="00F4515C"/>
    <w:p w14:paraId="560C422C" w14:textId="77777777" w:rsidR="00F4515C" w:rsidRDefault="00F4515C" w:rsidP="00F4515C"/>
    <w:p w14:paraId="56D75219" w14:textId="77777777" w:rsidR="00F4515C" w:rsidRDefault="00F4515C" w:rsidP="00F4515C"/>
    <w:p w14:paraId="6E96044F" w14:textId="77777777" w:rsidR="00F4515C" w:rsidRDefault="00F4515C" w:rsidP="00F4515C"/>
    <w:p w14:paraId="7C94928E" w14:textId="44F5DFB1" w:rsidR="002811B9" w:rsidRPr="00B875C8" w:rsidRDefault="002811B9" w:rsidP="001741FD">
      <w:pPr>
        <w:pStyle w:val="Heading1"/>
        <w:spacing w:before="0" w:after="0"/>
      </w:pPr>
      <w:bookmarkStart w:id="0" w:name="_Toc268791080"/>
      <w:bookmarkStart w:id="1" w:name="_Toc269119568"/>
      <w:r>
        <w:lastRenderedPageBreak/>
        <w:t>1 INTRODUÇÃO</w:t>
      </w:r>
      <w:bookmarkEnd w:id="0"/>
      <w:bookmarkEnd w:id="1"/>
    </w:p>
    <w:p w14:paraId="6AC758FB" w14:textId="77777777" w:rsidR="002811B9" w:rsidRPr="00D86943" w:rsidRDefault="002811B9" w:rsidP="001741FD">
      <w:pPr>
        <w:spacing w:after="0"/>
      </w:pPr>
    </w:p>
    <w:p w14:paraId="7CAD77B6" w14:textId="77777777" w:rsidR="004403D1" w:rsidRDefault="002C0E57" w:rsidP="001741FD">
      <w:pPr>
        <w:pStyle w:val="TextoGeral"/>
        <w:spacing w:after="0"/>
        <w:ind w:firstLine="708"/>
      </w:pPr>
      <w:del w:id="9005" w:author="Claude" w:date="2026-10-19T12:00:00Z">
        <w:r>
          <w:delText xml:space="preserve">A estimação do risco de mercado constitui um dos pilares da gestão financeira moderna e, em sua versão tradicional, apoia-se em modelos paramétricos que assumem normalidade dos retornos, homocedasticidade ou, no máximo, volatilidade condicional do tipo GARCH. Tais hipóteses, contudo, mostram-se sistematicamente violadas em mercados emergentes, em que ocorrem caudas pesadas, dependências não lineares e mudanças estruturais abruptas, sobretudo em períodos de estresse. Diante dessas limitações, a presente pesquisa investiga a integração de modelos estatísticos, técnicas de aprendizado profundo (deep learning) e modelos de mudança de regime (regime switching) para a estimação do Value at Risk (VaR) e do Expected Shortfall (ES) em uma carteira multivariada composta por ações brasileiras, commodities e câmbio.</w:delText>
        </w:r>
      </w:del>
      <w:ins w:id="9006" w:author="Claude" w:date="2026-10-19T12:00:00Z">
        <w:r>
          <w:t xml:space="preserve">Medir o risco de mercado é uma das tarefas centrais da gestão financeira. Na prática, boa parte dos modelos usados ainda parte de hipóteses simples: retornos com distribuição normal, volatilidade constante ou, no máximo, volatilidade condicional do tipo GARCH. Em mercados emergentes, essas hipóteses costumam falhar. Os retornos têm caudas pesadas, as relações entre os ativos não são lineares e o comportamento do mercado muda de forma brusca em períodos de estresse. Diante disso, este trabalho investiga se a combinação de modelos de mudança de regime (regime switching) com redes neurais recorrentes (deep learning) melhora a estimação do Value at Risk (VaR) e do Expected Shortfall (ES) de uma carteira ligada ao agronegócio brasileiro, formada por ações do setor, contratos futuros de commodities agrícolas e câmbio.</w:t>
        </w:r>
      </w:ins>
    </w:p>
    <w:p w14:paraId="25D67BED" w14:textId="77777777" w:rsidR="00F47BD9" w:rsidRDefault="002C0E57" w:rsidP="001741FD">
      <w:pPr>
        <w:pStyle w:val="TextoGeral"/>
        <w:spacing w:after="0"/>
        <w:ind w:firstLine="708"/>
      </w:pPr>
      <w:r>
        <w:t xml:space="preserve">A mensuração do risco de mercado consolidou-se como prática institucional a partir da década de 1990, com a publicação do documento técnico RiskMetrics pelo banco J.P. Morgan, em 1994, que difundiu o VaR como métrica padrão para quantificar a perda potencial máxima de uma posição financeira em um horizonte temporal definido e a um nível de confiança especificado. A partir do Acordo de Basileia II, em 2004, e posteriormente Basileia III, o VaR e, mais recentemente, o ES tornaram-se requisitos regulatórios para o cálculo de capital de instituições financeiras em escala global. No Brasil, a Resolução CMN n.º 4.557/2017 e as instruções normativas do Banco Central reforçam a obrigatoriedade da gestão integrada de riscos. Paralelamente, modelos econométricos da família ARCH-GARCH, propostos por Engle (1982) e Bollerslev (1986), modelos de mudança de regime de Hamilton (1989) e, mais recentemente, arquiteturas de redes neurais recorrentes – em particular as Long Short-Term Memory (LSTM), introduzidas por Hochreiter e Schmidhuber (1997) – passaram a compor o ferramental disponível para modelagem de séries financeiras.</w:t>
      </w:r>
    </w:p>
    <w:p w14:paraId="305D01D9" w14:textId="59DE95E6" w:rsidR="002C0E57" w:rsidRDefault="002C0E57" w:rsidP="001741FD">
      <w:pPr>
        <w:pStyle w:val="TextoGeral"/>
        <w:spacing w:after="0"/>
        <w:ind w:firstLine="708"/>
      </w:pPr>
      <w:del w:id="9007" w:author="Claude" w:date="2026-10-19T12:00:00Z">
        <w:r>
          <w:delText xml:space="preserve">Apesar da disponibilidade desse ferramental, persiste no estado da arte uma fragmentação metodológica: modelos econométricos capturam a heterocedasticidade condicional, mas falham em representar não linearidades; modelos de deep learning capturam dependências temporais complexas, mas desconsideram a estrutura latente de regimes; e modelos de mudança de regime, embora identifiquem estados de mercado, costumam ser empregados de forma isolada. A tese central defendida neste trabalho é a de que condicionar o forecast de uma rede LSTM ao regime de mercado detectado por um Hidden Markov Model (HMM) produz estimativas de Value at Risk (VaR) e Expected Shortfall (ES) mais acuradas do que o benchmark econométrico MS-GARCH, em particular em regimes de alta volatilidade, sem perda significativa de desempenho em regimes de calmaria. Essa tese é testada </w:delText>
          <w:lastRenderedPageBreak/>
          <w:delText xml:space="preserve">empiricamente em uma carteira composta por sete ativos representativos do mercado brasileiro, em janela de vinte anos (2005-2024), com validação por procedimentos formais de backtesting.</w:delText>
        </w:r>
      </w:del>
      <w:commentRangeStart w:id="2"/>
      <w:ins w:id="9008" w:author="Claude" w:date="2026-10-19T12:00:00Z">
        <w:r>
          <w:t xml:space="preserve">Apesar de esse ferramental estar disponível, as abordagens ainda costumam ser usadas separadamente. Os modelos econométricos capturam bem a variação da volatilidade ao longo do tempo, mas têm dificuldade com não linearidades; as redes de deep learning capturam dependências temporais complexas, mas ignoram que o mercado alterna entre regimes; e os modelos de mudança de regime identificam esses estados, mas raramente são usados para alimentar outros modelos. A tese defendida neste trabalho é que condicionar a previsão de uma rede LSTM ao regime de mercado identificado por um Hidden Markov Model (HMM) produz estimativas de VaR e ES mais precisas do que o modelo econométrico de referência, o MS-GARCH, sobretudo em períodos de alta volatilidade e sem perda relevante de desempenho em períodos de calmaria. A tese é testada em uma carteira de sete ativos ligados ao agronegócio brasileiro (as ações da SLC Agrícola, da JBS, da Marfrig e da São Martinho, os contratos futuros de soja e de café arábica e a taxa de câmbio USD/BRL) no período de 2005 a 2024, com validação por testes formais de backtesting.</w:t>
        </w:r>
      </w:ins>
      <w:commentRangeEnd w:id="2"/>
      <w:r>
        <w:rPr>
          <w:rStyle w:val="CommentReference"/>
        </w:rPr>
        <w:commentReference w:id="2"/>
      </w:r>
    </w:p>
    <w:p>
      <w:pPr>
        <w:pStyle w:val="TextoGeral"/>
        <w:spacing w:after="0"/>
        <w:ind w:firstLine="708"/>
        <w:rPr>
          <w:ins w:id="9001" w:author="Claude" w:date="2026-10-19T12:00:00Z"/>
        </w:rPr>
      </w:pPr>
      <w:commentRangeStart w:id="0"/>
      <w:ins w:id="9002" w:author="Claude" w:date="2026-10-19T12:00:00Z">
        <w:r>
          <w:t xml:space="preserve">O agronegócio foi escolhido por sua relevância econômica e pela diversidade de suas exposições ao risco. O setor responde por cerca de um quarto do PIB brasileiro e por perto de metade das exportações do país, e suas empresas estão expostas ao mesmo tempo a três fontes de risco que se influenciam: o preço internacional das commodities, negociadas em dólar nas bolsas de Chicago (CBOT) e de Nova York (ICE); a taxa de câmbio, que converte esse preço em receita em reais; e o próprio ciclo do mercado acionário brasileiro. Choques climáticos, safras recordes ou frustradas, mudanças na demanda chinesa e crises cambiais podem alterar de forma abrupta o comportamento conjunto desses ativos, que é exatamente o tipo de mudança que um modelo de regimes procura capturar.</w:t>
        </w:r>
      </w:ins>
      <w:commentRangeEnd w:id="0"/>
      <w:r>
        <w:rPr>
          <w:rStyle w:val="CommentReference"/>
        </w:rPr>
        <w:commentReference w:id="0"/>
      </w:r>
    </w:p>
    <w:p w14:paraId="7B1CB7FF" w14:textId="77777777" w:rsidR="004403D1" w:rsidRDefault="004403D1" w:rsidP="001741FD">
      <w:pPr>
        <w:pStyle w:val="TextoGeral"/>
        <w:spacing w:after="0"/>
      </w:pPr>
    </w:p>
    <w:p w14:paraId="17CBAD7F" w14:textId="77777777" w:rsidR="004403D1" w:rsidRDefault="004403D1" w:rsidP="004403D1">
      <w:pPr>
        <w:pStyle w:val="TextoGeral"/>
        <w:spacing w:after="0"/>
        <w:rPr>
          <w:b/>
        </w:rPr>
      </w:pPr>
      <w:r>
        <w:rPr>
          <w:b/>
        </w:rPr>
        <w:t>1.1 PROBLEMA DE PESQUISA</w:t>
      </w:r>
    </w:p>
    <w:p w14:paraId="7BCB9E5A" w14:textId="77777777" w:rsidR="004403D1" w:rsidRDefault="004403D1" w:rsidP="004403D1">
      <w:pPr>
        <w:pStyle w:val="TextoGeral"/>
        <w:spacing w:after="0"/>
        <w:ind w:left="360"/>
      </w:pPr>
    </w:p>
    <w:p w14:paraId="4D86CBE5" w14:textId="77777777" w:rsidR="004C7073" w:rsidRDefault="002C0E57" w:rsidP="004403D1">
      <w:pPr>
        <w:pStyle w:val="TextoGeral"/>
        <w:spacing w:after="0"/>
        <w:ind w:firstLine="709"/>
      </w:pPr>
      <w:del w:id="9009" w:author="Claude" w:date="2026-10-19T12:00:00Z">
        <w:r>
          <w:delText xml:space="preserve">A mensuração do risco de mercado em carteiras multivariadas brasileiras enfrenta três desafios estruturais: a presença de não linearidades e dependências de longo prazo entre os ativos, a ocorrência de mudanças abruptas de regime – tipicamente associadas a choques macroeconômicos, crises cambiais e eventos políticos – e a limitada interpretabilidade dos modelos de aprendizado de máquina mais flexíveis. Modelos da família GARCH assumem persistência homogênea da volatilidade, modelos LSTM tradicionais não condicionam suas previsões à estrutura latente do mercado, e métricas como VaR e ES, quando estimadas sem considerar o regime vigente, tendem a subestimar perdas em períodos de estresse e a superestimá-las em períodos de calmaria.</w:delText>
        </w:r>
      </w:del>
      <w:ins w:id="9010" w:author="Claude" w:date="2026-10-19T12:00:00Z">
        <w:r>
          <w:t xml:space="preserve">Estimar o risco de uma carteira brasileira com vários ativos esbarra em três dificuldades. A primeira é que as relações entre os ativos não são lineares e podem persistir por longos períodos. A segunda é que o mercado muda de comportamento de forma abrupta, em geral após choques macroeconômicos, crises cambiais ou eventos políticos e, no caso do agronegócio, também após choques de oferta, como quebras de safra e eventos climáticos. A terceira é que os modelos de aprendizado de máquina mais flexíveis são difíceis de interpretar. Os modelos da família GARCH supõem que a volatilidade persiste sempre da mesma forma; as redes LSTM tradicionais não levam em conta o estado em que o mercado se encontra; e o VaR e o ES, quando estimados sem considerar o regime vigente, tendem a subestimar as perdas em períodos de estresse e a superestimá-las em períodos de calmaria.</w:t>
        </w:r>
      </w:ins>
    </w:p>
    <w:p w14:paraId="4748EAEE" w14:textId="77777777" w:rsidR="00987651" w:rsidRDefault="001C74C5" w:rsidP="004403D1">
      <w:pPr>
        <w:pStyle w:val="TextoGeral"/>
        <w:spacing w:after="0"/>
        <w:ind w:firstLine="709"/>
      </w:pPr>
      <w:del w:id="9011" w:author="Claude" w:date="2026-10-19T12:00:00Z">
        <w:r>
          <w:delText xml:space="preserve">Esta pesquisa caracteriza-se como tecnológica de natureza aplicada, dado que propõe uma arquitetura computacional integrada para a estimação de risco financeiro, com validação empírica em dados reais do mercado brasileiro. O setor produtivo de aplicação compreende instituições financeiras, gestoras de recursos, tesourarias corporativas e áreas de risco que necessitam de métricas de VaR e ES robustas a mudanças de regime para atendimento regulatório (Basileia III, Resolução CMN 4.557/2017) e para suporte à tomada de decisão em alocação de capital.</w:delText>
        </w:r>
      </w:del>
      <w:ins w:id="9012" w:author="Claude" w:date="2026-10-19T12:00:00Z">
        <w:r>
          <w:t xml:space="preserve">Quanto à natureza, trata-se de uma pesquisa tecnológica e aplicada: propõe-se uma arquitetura computacional integrada para estimar risco financeiro, validada com dados reais de mercado. Os potenciais usuários são instituições financeiras, gestoras de recursos, áreas de risco e tesourarias corporativas, inclusive as de empresas do agronegócio, que lidam diariamente com o risco de preço das commodities e o risco cambial. Todos precisam de medidas de VaR e ES robustas a mudanças de regime, tanto para atender à regulação (Basileia III e Resolução CMN n.º 4.557/2017) quanto para apoiar decisões de alocação de capital e de proteção (hedge).</w:t>
        </w:r>
      </w:ins>
    </w:p>
    <w:p w14:paraId="53698506" w14:textId="77777777" w:rsidR="000D4E4C" w:rsidRDefault="000D4E4C" w:rsidP="000D4E4C">
      <w:pPr>
        <w:pStyle w:val="TextoGeral"/>
        <w:spacing w:after="0"/>
        <w:ind w:firstLine="709"/>
      </w:pPr>
      <w:del w:id="9013" w:author="Claude" w:date="2026-10-19T12:00:00Z">
        <w:r>
          <w:delText xml:space="preserve">A literatura recente aponta para a superioridade de modelos híbridos – a exemplo de ARIMA-LSTM e GARCH-XGBoost (RABBANI et al., 2025) e de arquiteturas profundas aplicadas a big data financeiro (SARKAR, 2025) – em comparação a abordagens isoladas. Contudo, a maior parte desses trabalhos trata o regime de mercado como variável exógena ou simplesmente o ignora, o que compromete a estabilidade das estimativas de risco em janelas de transição. No mercado brasileiro, em particular, a alta sensibilidade a choques externos e internos amplifica a relevância dessa lacuna.</w:delText>
        </w:r>
      </w:del>
      <w:ins w:id="9014" w:author="Claude" w:date="2026-10-19T12:00:00Z">
        <w:r>
          <w:t xml:space="preserve">A literatura recente indica que modelos híbridos, como as combinações ARIMA-LSTM e GARCH-XGBoost (RABBANI et al., 2025) e as arquiteturas profundas aplicadas a grandes bases de dados financeiros (SARKAR, 2025), superam as abordagens isoladas. A maior parte desses trabalhos, porém, trata o regime de mercado como uma variável externa ou simplesmente o ignora, o que torna as estimativas de risco instáveis justamente nas transições entre regimes. No Brasil, e em particular no agronegócio, em que os preços das commodities e o câmbio se movem em conjunto, a sensibilidade a choques externos e internos torna essa lacuna ainda mais relevante.</w:t>
        </w:r>
      </w:ins>
    </w:p>
    <w:p w14:paraId="12212BD9" w14:textId="77777777" w:rsidR="0036719C" w:rsidRDefault="00BE68C9" w:rsidP="004403D1">
      <w:pPr>
        <w:pStyle w:val="TextoGeral"/>
        <w:spacing w:after="0"/>
        <w:ind w:firstLine="709"/>
      </w:pPr>
      <w:del w:id="9015" w:author="Claude" w:date="2026-10-19T12:00:00Z">
        <w:r>
          <w:delText xml:space="preserve">Diante desse cenário, formula-se a seguinte pergunta de pesquisa: o condicionamento do forecast de uma rede LSTM ao regime de mercado detectado por um HMM produz estimativas de VaR e Expected Shortfall mais acuradas do que o benchmark MS-GARCH em uma carteira brasileira, particularmente em regimes de estresse?</w:delText>
        </w:r>
      </w:del>
      <w:ins w:id="9016" w:author="Claude" w:date="2026-10-19T12:00:00Z">
        <w:r>
          <w:t xml:space="preserve">Diante desse cenário, a pergunta que orienta esta pesquisa é: condicionar a previsão de uma rede LSTM ao regime de mercado identificado por um HMM produz estimativas de VaR e Expected Shortfall mais precisas do que o MS-GARCH em uma carteira do agronegócio brasileiro, especialmente em regimes de estresse?</w:t>
        </w:r>
      </w:ins>
    </w:p>
    <w:p w14:paraId="1D9BD031" w14:textId="77777777" w:rsidR="002C0E57" w:rsidRDefault="002C0E57" w:rsidP="004403D1">
      <w:pPr>
        <w:pStyle w:val="TextoGeral"/>
        <w:spacing w:after="0"/>
        <w:ind w:firstLine="709"/>
      </w:pPr>
      <w:del w:id="9017" w:author="Claude" w:date="2026-10-19T12:00:00Z">
        <w:r>
          <w:delText xml:space="preserve">A lacuna do conhecimento evidencia-se em três frentes: (i) o tratamento limitado do regime de mercado como condicionante estrutural do forecast em arquiteturas de deep learning, </w:delText>
          <w:lastRenderedPageBreak/>
          <w:delText>sendo tipicamente incorporado apenas como variável exógena ou desconsiderado; (ii) a ausência de comparações sistemáticas entre arquiteturas integradas HMM-LSTM e o benchmark econométrico MS-GARCH em contexto brasileiro; e (iii) a escassez de evidências sobre o comportamento diferencial de tais arquiteturas em regimes distintos, particularmente em episódios de estresse.</w:delText>
        </w:r>
      </w:del>
      <w:ins w:id="9018" w:author="Claude" w:date="2026-10-19T12:00:00Z">
        <w:r>
          <w:t xml:space="preserve">A lacuna de conhecimento aparece em três frentes: (i) o regime de mercado raramente é usado como condicionante estrutural da previsão em arquiteturas de deep learning e, quando aparece, entra apenas como variável externa; (ii) faltam comparações sistemáticas entre arquiteturas integradas HMM-LSTM e o MS-GARCH no contexto brasileiro, e menos ainda em carteiras ligadas ao agronegócio; e (iii) há poucas evidências sobre como essas arquiteturas se comportam em cada regime, sobretudo em episódios de estresse.</w:t>
        </w:r>
      </w:ins>
    </w:p>
    <w:p w14:paraId="7D8EAFA7" w14:textId="77777777" w:rsidR="00012E7C" w:rsidRDefault="002E14F8">
      <w:pPr>
        <w:pStyle w:val="TextoGeral"/>
        <w:spacing w:after="0"/>
        <w:ind w:firstLine="709"/>
      </w:pPr>
      <w:r>
        <w:t xml:space="preserve">A partir da pergunta de pesquisa e da lacuna identificada, formulam-se três hipóteses a serem testadas empiricamente. H1: a arquitetura proposta produz estimativas de VaR a 95% e 99% com cobertura observada estatisticamente compatível com a nominal, segundo o teste de cobertura incondicional de Kupiec (1995), em desempenho superior ou equivalente ao benchmark MS-GARCH. H2: em regimes de alta volatilidade identificados pelo HMM, a arquitetura proposta apresenta menor erro de cobertura e violações menos clusterizadas (teste de cobertura condicional de Christoffersen, 1998) do que o MS-GARCH. H3: em regimes de baixa volatilidade, a arquitetura proposta não apresenta perda significativa de desempenho em relação ao benchmark, segundo o teste de Diebold-Mariano. O conjunto das três hipóteses corresponde, em essência, à afirmação de que o condicionamento explícito ao regime adiciona valor preditivo em estresse, sem prejudicar a estabilidade em calmaria.</w:t>
      </w:r>
    </w:p>
    <w:p w14:paraId="65F5A149" w14:textId="77777777" w:rsidR="002967C3" w:rsidRDefault="002C0E57" w:rsidP="004403D1">
      <w:pPr>
        <w:pStyle w:val="TextoGeral"/>
        <w:spacing w:after="0"/>
        <w:ind w:firstLine="709"/>
      </w:pPr>
      <w:del w:id="9019" w:author="Claude" w:date="2026-10-19T12:00:00Z">
        <w:r>
          <w:delText xml:space="preserve">O produto esperado deste trabalho é uma arquitetura computacional integrada e replicável para a estimação de VaR e ES condicionais ao regime, validada empiricamente em carteira brasileira, com a discussão comparativa de seu desempenho em relação ao benchmark MS-GARCH em diferentes regimes de mercado e a identificação dos drivers de risco por regime via análise de interpretabilidade.</w:delText>
        </w:r>
      </w:del>
      <w:ins w:id="9020" w:author="Claude" w:date="2026-10-19T12:00:00Z">
        <w:r>
          <w:t xml:space="preserve">O produto esperado é uma arquitetura computacional integrada e replicável para estimar VaR e ES condicionais ao regime, validada em uma carteira do agronegócio brasileiro. O trabalho também compara o desempenho dessa arquitetura com o do MS-GARCH em diferentes regimes de mercado e identifica, por meio de técnicas de interpretabilidade, os principais fatores de risco em cada regime.</w:t>
        </w:r>
      </w:ins>
    </w:p>
    <w:p w14:paraId="1B396508" w14:textId="77777777" w:rsidR="002C0E57" w:rsidRPr="00F64ABE" w:rsidRDefault="002C0E57" w:rsidP="004403D1">
      <w:pPr>
        <w:pStyle w:val="TextoGeral"/>
        <w:spacing w:after="0"/>
        <w:ind w:firstLine="709"/>
      </w:pPr>
    </w:p>
    <w:p w14:paraId="03E5B2E2" w14:textId="77777777" w:rsidR="00C12D45" w:rsidRDefault="00C12D45" w:rsidP="00514F6F">
      <w:pPr>
        <w:pStyle w:val="Heading2"/>
        <w:spacing w:before="0" w:after="0"/>
      </w:pPr>
    </w:p>
    <w:p w14:paraId="1E0C4CD0" w14:textId="77777777" w:rsidR="00C12D45" w:rsidRPr="00DF2666" w:rsidRDefault="00C12D45" w:rsidP="00514F6F">
      <w:pPr>
        <w:pStyle w:val="Heading2"/>
        <w:spacing w:before="0" w:after="0"/>
      </w:pPr>
      <w:bookmarkStart w:id="2" w:name="_Toc269119569"/>
      <w:r>
        <w:t>1.2 OBJETIVOS</w:t>
      </w:r>
      <w:bookmarkEnd w:id="2"/>
    </w:p>
    <w:p w14:paraId="58EB90B1" w14:textId="77777777" w:rsidR="00DC605A" w:rsidRDefault="00DC605A" w:rsidP="00514F6F">
      <w:pPr>
        <w:pStyle w:val="TextoGeral"/>
        <w:spacing w:after="0"/>
      </w:pPr>
    </w:p>
    <w:p w14:paraId="601ABAEE" w14:textId="77777777" w:rsidR="00C12D45" w:rsidRPr="00DC605A" w:rsidRDefault="00C12D45" w:rsidP="00DC605A">
      <w:pPr>
        <w:pStyle w:val="TextoGeral"/>
        <w:spacing w:after="0"/>
        <w:rPr>
          <w:b/>
        </w:rPr>
      </w:pPr>
      <w:bookmarkStart w:id="3" w:name="_Toc269119570"/>
      <w:r>
        <w:rPr>
          <w:b/>
        </w:rPr>
        <w:t>1.2.1 Objetivo geral</w:t>
      </w:r>
      <w:bookmarkEnd w:id="3"/>
    </w:p>
    <w:p w14:paraId="7C821420" w14:textId="77777777" w:rsidR="00C12D45" w:rsidRPr="00F64ABE" w:rsidRDefault="00C12D45" w:rsidP="00514F6F">
      <w:pPr>
        <w:pStyle w:val="TextoGeral"/>
        <w:spacing w:after="0"/>
      </w:pPr>
    </w:p>
    <w:p w14:paraId="254AFD66" w14:textId="77777777" w:rsidR="002967C3" w:rsidRDefault="002C0E57" w:rsidP="00AB02C3">
      <w:pPr>
        <w:spacing w:after="0"/>
        <w:ind w:firstLine="709"/>
        <w:jc w:val="both"/>
      </w:pPr>
      <w:del w:id="9021" w:author="Claude" w:date="2026-10-19T12:00:00Z">
        <w:r>
          <w:delText xml:space="preserve">Testar empiricamente se o condicionamento do forecast de uma rede LSTM ao regime de mercado detectado por um Hidden Markov Model produz estimativas de VaR e Expected Shortfall mais acuradas do que o benchmark MS-GARCH em uma carteira composta por sete ativos representativos do mercado brasileiro, com validação por procedimentos formais de backtesting.</w:delText>
        </w:r>
      </w:del>
      <w:ins w:id="9022" w:author="Claude" w:date="2026-10-19T12:00:00Z">
        <w:r>
          <w:t xml:space="preserve">Testar empiricamente se condicionar a previsão de uma rede LSTM ao regime de mercado identificado por um Hidden Markov Model produz estimativas de VaR e Expected Shortfall mais precisas do que o MS-GARCH em uma carteira de sete ativos ligados ao agronegócio brasileiro, com validação por testes formais de backtesting.</w:t>
        </w:r>
      </w:ins>
    </w:p>
    <w:p w14:paraId="48E7E994" w14:textId="77777777" w:rsidR="002967C3" w:rsidRDefault="002967C3" w:rsidP="002967C3">
      <w:pPr>
        <w:spacing w:after="0"/>
        <w:ind w:firstLine="709"/>
      </w:pPr>
    </w:p>
    <w:p w14:paraId="03F89D19" w14:textId="77777777" w:rsidR="002C0E57" w:rsidRDefault="002C0E57" w:rsidP="002967C3">
      <w:pPr>
        <w:pStyle w:val="TextoGeral"/>
        <w:spacing w:after="0"/>
        <w:ind w:firstLine="709"/>
      </w:pPr>
    </w:p>
    <w:p w14:paraId="73AF82C0" w14:textId="77777777" w:rsidR="00DC605A" w:rsidRDefault="00DC605A" w:rsidP="002967C3">
      <w:pPr>
        <w:pStyle w:val="TextoGeral"/>
        <w:spacing w:after="0"/>
        <w:ind w:firstLine="709"/>
      </w:pPr>
    </w:p>
    <w:p w14:paraId="2F37E235" w14:textId="77777777" w:rsidR="00DC605A" w:rsidRPr="00DC605A" w:rsidRDefault="00DC605A" w:rsidP="00DC605A">
      <w:pPr>
        <w:pStyle w:val="TextoGeral"/>
        <w:spacing w:after="0"/>
        <w:rPr>
          <w:b/>
        </w:rPr>
      </w:pPr>
      <w:r>
        <w:rPr>
          <w:b/>
        </w:rPr>
        <w:t>1.2.2 Objetivos específicos</w:t>
      </w:r>
    </w:p>
    <w:p w14:paraId="0DEDD8CF" w14:textId="77777777" w:rsidR="00DC605A" w:rsidRDefault="002C0E57" w:rsidP="00051190">
      <w:pPr>
        <w:pStyle w:val="TextoGeral"/>
        <w:tabs>
          <w:tab w:val="left" w:pos="1095"/>
          <w:tab w:val="left" w:pos="2292"/>
        </w:tabs>
        <w:spacing w:after="0"/>
      </w:pPr>
      <w:r>
        <w:tab/>
        <w:tab/>
      </w:r>
    </w:p>
    <w:p w14:paraId="78A33099" w14:textId="1283426F" w:rsidR="009C2251" w:rsidRDefault="002C0E57" w:rsidP="004403D1">
      <w:pPr>
        <w:pStyle w:val="TextoGeral"/>
        <w:spacing w:after="0"/>
        <w:ind w:firstLine="709"/>
      </w:pPr>
      <w:del w:id="9023" w:author="Claude" w:date="2026-10-19T12:00:00Z">
        <w:r>
          <w:delText xml:space="preserve">Construir a base de dados diária da carteira-alvo (sete ativos: quatro ações brasileiras de alta liquidez, duas commodities e USD/BRL) entre 2005 e 2024, com tratamento de outliers, ajustes de proventos e geração das features de risco (volatilidade Garman-Klass, GARCH univariado, volatilidade implícita via VIX/IVol-B3 e bid-ask spread como proxy de liquidez).</w:delText>
        </w:r>
      </w:del>
      <w:ins w:id="9024" w:author="Claude" w:date="2026-10-19T12:00:00Z">
        <w:r>
          <w:t xml:space="preserve">Construir a base de dados diária da carteira entre 2005 e 2024, com quatro ações do agronegócio negociadas na B3, contratos futuros de soja e de café arábica convertidos para reais e a taxa de câmbio USD/BRL, alinhada ao calendário de pregões da B3. A partir dela, gerar as variáveis de risco usadas pelos modelos: volatilidade realizada e de Garman-Klass, volatilidade condicional GARCH, volatilidade implícita (VIX e volatilidade implícita do Ibovespa) e o spread estimado de Corwin-Schultz como medida de liquidez.</w:t>
        </w:r>
      </w:ins>
    </w:p>
    <w:p w14:paraId="278C4EA7" w14:textId="77777777" w:rsidR="002967C3" w:rsidRDefault="002C0E57" w:rsidP="002967C3">
      <w:pPr>
        <w:pStyle w:val="TextoGeral"/>
        <w:spacing w:after="0"/>
        <w:ind w:firstLine="709"/>
      </w:pPr>
      <w:del w:id="9025" w:author="Claude" w:date="2026-10-19T12:00:00Z">
        <w:r>
          <w:delText>Calibrar um Hidden Markov Model gaussiano sobre os retornos e a volatilidade da carteira para identificar os regimes latentes de mercado e caracterizá-los quanto a propriedades estatísticas, persistência e interpretação econômica.</w:delText>
        </w:r>
      </w:del>
      <w:ins w:id="9026" w:author="Claude" w:date="2026-10-19T12:00:00Z">
        <w:r>
          <w:t xml:space="preserve">Estimar um Hidden Markov Model gaussiano sobre o retorno e a volatilidade realizada da carteira, para identificar os regimes de mercado e caracterizá-los quanto às propriedades estatísticas, à persistência e à interpretação econômica.</w:t>
        </w:r>
      </w:ins>
    </w:p>
    <w:p w14:paraId="4CB213E4" w14:textId="77777777" w:rsidR="002967C3" w:rsidRPr="00550DE4" w:rsidRDefault="002967C3" w:rsidP="002967C3">
      <w:pPr>
        <w:pStyle w:val="TextoGeral"/>
        <w:spacing w:after="0"/>
        <w:ind w:firstLine="709"/>
      </w:pPr>
      <w:del w:id="9027" w:author="Claude" w:date="2026-10-19T12:00:00Z">
        <w:r>
          <w:delText xml:space="preserve">Treinar uma rede LSTM multivariada com condicionamento ao regime detectado pelo HMM e gerar a distribuição preditiva dos retornos via aproximação variacional por Monte Carlo Dropout (Gal e Ghahramani, 2016), à razão de mil amostras por instante de previsão.</w:delText>
        </w:r>
      </w:del>
      <w:ins w:id="9028" w:author="Claude" w:date="2026-10-19T12:00:00Z">
        <w:r>
          <w:t xml:space="preserve">Treinar uma rede LSTM multivariada que recebe o regime identificado pelo HMM como variável de entrada, em esquema de janelas móveis (walk-forward), e gerar a distribuição das previsões de retorno por Monte Carlo Dropout (GAL; GHAHRAMANI, 2016), com mil simulações por dia de previsão.</w:t>
        </w:r>
      </w:ins>
    </w:p>
    <w:p w14:paraId="66B1E6A5" w14:textId="77777777" w:rsidR="009C2251" w:rsidRDefault="009C2251" w:rsidP="004403D1">
      <w:pPr>
        <w:pStyle w:val="TextoGeral"/>
        <w:spacing w:after="0"/>
        <w:ind w:firstLine="709"/>
      </w:pPr>
      <w:del w:id="9029" w:author="Claude" w:date="2026-10-19T12:00:00Z">
        <w:r>
          <w:delText xml:space="preserve">Estimar VaR e Expected Shortfall a 95% e 99% a partir da distribuição preditiva e testar formalmente as hipóteses H1-H3 mediante backtesting por Kupiec (1995), Christoffersen (1998) e Diebold-Mariano (1995), com o MS-GARCH (Ardia et al., 2019) como benchmark econométrico.</w:delText>
        </w:r>
      </w:del>
      <w:ins w:id="9030" w:author="Claude" w:date="2026-10-19T12:00:00Z">
        <w:r>
          <w:t xml:space="preserve">Estimar o VaR e o Expected Shortfall a 95% e 99% a partir dessa distribuição e testar as hipóteses H1 a H3 com os testes de Kupiec (1995), Christoffersen (1998) e Diebold e Mariano (1995), usando o MS-GARCH (ARDIA et al., 2019) como referência econométrica.</w:t>
        </w:r>
      </w:ins>
    </w:p>
    <w:p w14:paraId="51EA3975" w14:textId="77777777" w:rsidR="007423E1" w:rsidRDefault="007423E1" w:rsidP="00DC605A">
      <w:pPr>
        <w:pStyle w:val="TextoGeral"/>
        <w:spacing w:after="0"/>
      </w:pPr>
      <w:r>
        <w:t>1.3 JUSTIFICATIVA</w:t>
      </w:r>
    </w:p>
    <w:p w14:paraId="21AB1E77" w14:textId="77777777" w:rsidR="007423E1" w:rsidRDefault="007423E1" w:rsidP="00DC605A">
      <w:pPr>
        <w:pStyle w:val="TextoGeral"/>
        <w:spacing w:after="0"/>
      </w:pPr>
    </w:p>
    <w:p w14:paraId="3CBC705B" w14:textId="77777777" w:rsidR="002C0E57" w:rsidRDefault="002C0E57" w:rsidP="004403D1">
      <w:pPr>
        <w:pStyle w:val="TextoGeral"/>
        <w:spacing w:after="0"/>
        <w:ind w:firstLine="709"/>
      </w:pPr>
      <w:del w:id="9031" w:author="Claude" w:date="2026-10-19T12:00:00Z">
        <w:r>
          <w:delText xml:space="preserve">A justificativa desta pesquisa apoia-se em três dimensões complementares: técnico-científica, prático-regulatória e econômico-social. Do ponto de vista técnico-científico, a literatura recente em finanças quantitativas tem evidenciado que modelos híbridos – combinações de econometria clássica com aprendizado de máquina – superam abordagens isoladas no forecast de retornos e volatilidades (RABBANI et al., 2025; SARKAR, 2025). Entretanto, a integração explícita de modelos de mudança de regime como condicionante estrutural do forecast de deep learning, particularmente no contexto multivariado brasileiro, permanece subexplorada. Esta pesquisa contribui para preencher essa lacuna ao propor uma arquitetura unificada e replicável.</w:delText>
        </w:r>
      </w:del>
      <w:ins w:id="9032" w:author="Claude" w:date="2026-10-19T12:00:00Z">
        <w:r>
          <w:t xml:space="preserve">Na dimensão técnico-científica, a literatura recente em finanças quantitativas mostra que modelos híbridos, que combinam econometria clássica e aprendizado de máquina, superam abordagens isoladas na previsão de retornos e volatilidades (RABBANI et al., 2025; SARKAR, 2025). Ainda assim, o uso explícito de modelos de mudança de regime como condicionante da previsão de deep learning segue pouco explorado, sobretudo em carteiras brasileiras com vários ativos e, até onde se pôde verificar, em carteiras do agronegócio. Este trabalho procura contribuir para preencher essa lacuna com uma arquitetura unificada e replicável.</w:t>
        </w:r>
      </w:ins>
    </w:p>
    <w:p w14:paraId="242F2495" w14:textId="77777777" w:rsidR="002C0E57" w:rsidRDefault="002C0E57" w:rsidP="004403D1">
      <w:pPr>
        <w:pStyle w:val="TextoGeral"/>
        <w:spacing w:after="0"/>
        <w:ind w:firstLine="709"/>
      </w:pPr>
      <w:del w:id="9033" w:author="Claude" w:date="2026-10-19T12:00:00Z">
        <w:r>
          <w:delText xml:space="preserve">Do ponto de vista prático-regulatório, a Resolução CMN n.º 4.557/2017 do Banco Central do Brasil estabelece a obrigatoriedade da gestão integrada de riscos para instituições financeiras, alinhada aos pilares de Basileia III, que progressivamente substitui o VaR pelo Expected Shortfall como métrica regulatória de capital de mercado. Modelos de risco mais acurados em períodos de estresse traduzem-se diretamente em melhor alocação de capital regulatório e em maior estabilidade financeira. Episódios recentes de alta volatilidade no </w:delText>
          <w:lastRenderedPageBreak/>
          <w:delText xml:space="preserve">mercado brasileiro – como o choque cambial de 2020 associado à pandemia de COVID-19, em que o dólar norte-americano valorizou-se cerca de 30% frente ao real em poucos meses, e os movimentos abruptos do Ibovespa em janelas de incerteza fiscal – ilustram a relevância prática de métricas de risco sensíveis a mudanças de regime.</w:delText>
        </w:r>
      </w:del>
      <w:commentRangeStart w:id="1"/>
      <w:ins w:id="9034" w:author="Claude" w:date="2026-10-19T12:00:00Z">
        <w:r>
          <w:t xml:space="preserve">Quanto à aplicação prática, a Resolução CMN n.º 4.557/2017 obriga as instituições financeiras a manter uma gestão integrada de riscos, em linha com Basileia III, que vem substituindo gradualmente o VaR pelo Expected Shortfall como medida regulatória de risco de mercado. Modelos mais precisos em períodos de estresse permitem uma alocação de capital mais adequada e contribuem para a estabilidade financeira. Episódios recentes mostram essa necessidade. No choque da pandemia de COVID-19, o dólar subiu quase 50% frente ao real entre o início de 2020 e maio do mesmo ano. Entre meados de 2020 e meados de 2022, o preço internacional da soja mais que dobrou, com efeitos diretos sobre a receita e o risco das empresas do setor.</w:t>
        </w:r>
      </w:ins>
      <w:commentRangeEnd w:id="1"/>
      <w:r>
        <w:rPr>
          <w:rStyle w:val="CommentReference"/>
        </w:rPr>
        <w:commentReference w:id="1"/>
      </w:r>
    </w:p>
    <w:p w14:paraId="3F9B3395" w14:textId="77777777" w:rsidR="007423E1" w:rsidRDefault="007423E1" w:rsidP="004403D1">
      <w:pPr>
        <w:pStyle w:val="TextoGeral"/>
        <w:spacing w:after="0"/>
        <w:ind w:firstLine="709"/>
      </w:pPr>
      <w:r>
        <w:t xml:space="preserve">A pesquisa alinha-se ao escopo da Engenharia de Produção ao integrar pesquisa operacional, modelagem estatística, ciência de dados e engenharia econômica em torno de um problema concreto de tomada de decisão sob incerteza. A interpretabilidade promovida pelo uso de SHAP values agrega valor adicional ao reduzir a opacidade característica de modelos de deep learning, condição cada vez mais demandada por reguladores, comitês de risco e auditorias internas, e fortalecendo a governança de modelos quantitativos em ambientes corporativos.</w:t>
      </w:r>
    </w:p>
    <w:p w14:paraId="4016B199" w14:textId="77777777" w:rsidR="002811B9" w:rsidRDefault="005E0481" w:rsidP="00C528AA">
      <w:pPr>
        <w:spacing w:after="0" w:line="240" w:lineRule="auto"/>
      </w:pPr>
      <w:bookmarkStart w:id="4" w:name="_Toc268791081"/>
      <w:bookmarkStart w:id="5" w:name="_Toc269119571"/>
      <w:r>
        <w:br w:type="page"/>
        <w:lastRenderedPageBreak/>
        <w:t xml:space="preserve">2 </w:t>
      </w:r>
      <w:bookmarkEnd w:id="4"/>
      <w:r>
        <w:t xml:space="preserve">REVISÃO DA LITERATURA </w:t>
      </w:r>
      <w:bookmarkEnd w:id="5"/>
    </w:p>
    <w:p w14:paraId="41A80596" w14:textId="77777777" w:rsidR="00B96F3D" w:rsidRDefault="00B96F3D" w:rsidP="000520B0">
      <w:pPr>
        <w:pStyle w:val="TextoGeral"/>
        <w:spacing w:after="0"/>
        <w:ind w:firstLine="708"/>
      </w:pPr>
    </w:p>
    <w:p w14:paraId="65EB1E83" w14:textId="77777777" w:rsidR="00FD5F95" w:rsidRDefault="00F41775" w:rsidP="00F41775">
      <w:pPr>
        <w:pStyle w:val="TextoGeral"/>
        <w:spacing w:after="0"/>
        <w:ind w:firstLine="708"/>
      </w:pPr>
      <w:r>
        <w:t xml:space="preserve">A revisão da literatura adotada nesta pesquisa segue uma abordagem mista, combinando análise bibliométrica e revisão narrativa estruturada, conforme protocolo apresentado no Quadro 1. A vertente bibliométrica permite mapear quantitativamente a evolução do campo – volume de publicações, autores e instituições centrais, redes de coautoria e clusters temáticos – enquanto a vertente narrativa aprofunda a análise dos trabalhos seminais e mais recentes que sustentam os fundamentos teóricos e metodológicos do estudo. As bases de dados consultadas foram Scopus, Web of Science, IEEE Xplore e SSRN (Social Science Research Network), escolhidas pela complementaridade de cobertura: Scopus e Web of Science oferecem ampla indexação multidisciplinar; IEEE Xplore concentra a literatura técnica em deep learning e processamento de séries temporais; SSRN reúne working papers de finanças quantitativas, frequentemente à frente da publicação formal.</w:t>
      </w:r>
    </w:p>
    <w:p w14:paraId="07FE6B53" w14:textId="77777777" w:rsidR="00F41775" w:rsidRDefault="00F41775" w:rsidP="00F41775">
      <w:pPr>
        <w:pStyle w:val="TextoGeral"/>
        <w:spacing w:after="0"/>
        <w:ind w:firstLine="708"/>
      </w:pPr>
      <w:r>
        <w:t xml:space="preserve">A revisão estrutura-se em quatro eixos temáticos, alinhados aos objetivos específicos da pesquisa: (i) modelos econométricos clássicos para volatilidade e risco, em particular as famílias ARCH-GARCH e o MS-GARCH; (ii) modelos de mudança de regime baseados em cadeias de Markov ocultas e suas aplicações em finanças; (iii) arquiteturas de deep learning aplicadas a séries temporais financeiras, com destaque para redes LSTM; e (iv) métricas de risco (VaR e ES) e procedimentos formais de backtesting. A síntese crítica desses eixos evidencia três tensões relevantes no estado da arte. A primeira é a oposição entre a tradição econométrica e a tradição de aprendizado profundo: trabalhos como Ardia et al. (2019) demonstram que o MS-GARCH oferece tratamento elegante de regimes, mas é restrito a especificações paramétricas; em contraposição, Fischer e Krauss (2018) reportam superioridade preditiva da LSTM em horizonte diário, mas sem considerar a estrutura latente de regimes. A segunda tensão está dentro da própria literatura de modelos híbridos: Rabbani et al. (2025) sugerem ganhos consistentes com arquiteturas ARIMA-LSTM e GARCH-XGBoost, ao passo que Sarkar (2025) defende abordagens puramente baseadas em deep learning com big data; nenhuma das duas abordagens, entretanto, condiciona explicitamente o forecast a um estado latente de mercado. A terceira é a baixa penetração desse debate no contexto brasileiro, em que estudos consolidados sobre VaR (Mollica, 1999) e volatilidade implícita (Campani e Duraes, 2018) ainda não foram confrontados com arquiteturas integradas de regime switching e deep learning. Este trabalho posiciona-se nesse espaço de convergência, retomando a estrutura de regimes proposta por Hamilton (1989) e aplicando-a como condicionante estrutural da LSTM </w:t>
        <w:lastRenderedPageBreak/>
        <w:t xml:space="preserve">descrita por Hochreiter e Schmidhuber (1997), em desenho ainda não documentado na literatura aplicada ao mercado brasileiro.</w:t>
      </w:r>
    </w:p>
    <w:p w14:paraId="4667F990" w14:textId="77777777" w:rsidR="00F370DD" w:rsidRDefault="00F370DD" w:rsidP="00C36225">
      <w:pPr>
        <w:pStyle w:val="TextoGeral"/>
        <w:spacing w:after="0"/>
        <w:ind w:firstLine="708"/>
      </w:pPr>
    </w:p>
    <w:p w14:paraId="1DDDDBD0" w14:textId="77777777" w:rsidR="00F370DD" w:rsidRDefault="00F370DD" w:rsidP="00C36225">
      <w:pPr>
        <w:pStyle w:val="TextoGeral"/>
        <w:spacing w:after="0"/>
      </w:pPr>
      <w:r>
        <w:t>2.1 PROTOCOLO DE REVISÃO</w:t>
      </w:r>
    </w:p>
    <w:p w14:paraId="63466D83" w14:textId="77777777" w:rsidR="00471E0B" w:rsidRDefault="00471E0B" w:rsidP="00C36225">
      <w:pPr>
        <w:pStyle w:val="TextoGeral"/>
        <w:spacing w:after="0"/>
      </w:pPr>
    </w:p>
    <w:p w14:paraId="1FE42836" w14:textId="77777777" w:rsidR="00A5205E" w:rsidRDefault="00AE7F0D" w:rsidP="00FD5F95">
      <w:pPr>
        <w:pStyle w:val="TextoGeral"/>
        <w:spacing w:after="0"/>
        <w:ind w:firstLine="709"/>
      </w:pPr>
      <w:r>
        <w:t>O Quadro 1 sintetiza o protocolo de revisão adotado, indicando, para cada eixo temático, as bases consultadas, as combinações de palavras-chave (em inglês, dada a predominância da produção internacional), os critérios de inclusão e exclusão, os critérios de qualificação e o método de pesquisa empregado.</w:t>
      </w:r>
    </w:p>
    <w:p w14:paraId="0EE76F7E" w14:textId="77777777" w:rsidR="003069BA" w:rsidRDefault="003069BA" w:rsidP="00FD5F95">
      <w:pPr>
        <w:pStyle w:val="TextoGeral"/>
        <w:spacing w:after="0"/>
        <w:ind w:firstLine="709"/>
      </w:pPr>
    </w:p>
    <w:p w14:paraId="5FAD0060" w14:textId="77777777" w:rsidR="00C528AA" w:rsidRDefault="00C528AA" w:rsidP="00FD5F95">
      <w:pPr>
        <w:pStyle w:val="TextoGeral"/>
        <w:spacing w:after="0"/>
        <w:ind w:firstLine="709"/>
      </w:pPr>
    </w:p>
    <w:p w14:paraId="0AF44748" w14:textId="77777777" w:rsidR="00C528AA" w:rsidRDefault="00C528AA" w:rsidP="00FD5F95">
      <w:pPr>
        <w:pStyle w:val="TextoGeral"/>
        <w:spacing w:after="0"/>
        <w:ind w:firstLine="709"/>
      </w:pPr>
    </w:p>
    <w:p w14:paraId="585F57EB" w14:textId="77777777" w:rsidR="00AE7F0D" w:rsidRDefault="003069BA" w:rsidP="002761FF">
      <w:pPr>
        <w:pStyle w:val="TextoGeral"/>
        <w:spacing w:after="0"/>
      </w:pPr>
      <w:r>
        <w:t>Quadro 1 – Protocolo de Revisão</w:t>
      </w:r>
    </w:p>
    <w:tbl>
      <w:tblPr>
        <w:tblStyle w:val="TableGrid"/>
        <w:tblW w:w="0" w:type="auto"/>
        <w:tblLook w:val="04A0" w:firstRow="1" w:lastRow="0" w:firstColumn="1" w:lastColumn="0" w:noHBand="0" w:noVBand="1"/>
      </w:tblPr>
      <w:tblGrid>
        <w:gridCol w:w="1116"/>
        <w:gridCol w:w="1105"/>
        <w:gridCol w:w="1644"/>
        <w:gridCol w:w="1682"/>
        <w:gridCol w:w="1832"/>
        <w:gridCol w:w="1682"/>
      </w:tblGrid>
      <w:tr w:rsidR="001C6C71" w14:paraId="14AEACC1" w14:textId="77777777" w:rsidTr="00C5592E">
        <w:tc>
          <w:tcPr>
            <w:tcW w:w="1164" w:type="dxa"/>
            <w:vAlign w:val="center"/>
          </w:tcPr>
          <w:p w14:paraId="5CBCA624" w14:textId="77777777" w:rsidR="00725185" w:rsidRDefault="00725185" w:rsidP="00725185">
            <w:pPr>
              <w:pStyle w:val="TextoGeral"/>
              <w:spacing w:after="0" w:line="240" w:lineRule="auto"/>
              <w:jc w:val="center"/>
            </w:pPr>
            <w:r>
              <w:t>Referência</w:t>
            </w:r>
          </w:p>
        </w:tc>
        <w:tc>
          <w:tcPr>
            <w:tcW w:w="1152" w:type="dxa"/>
            <w:vAlign w:val="center"/>
          </w:tcPr>
          <w:p w14:paraId="4C3E8FC4" w14:textId="77777777" w:rsidR="00725185" w:rsidRDefault="00725185" w:rsidP="003069BA">
            <w:pPr>
              <w:pStyle w:val="TextoGeral"/>
              <w:spacing w:after="0" w:line="240" w:lineRule="auto"/>
              <w:jc w:val="center"/>
            </w:pPr>
            <w:r>
              <w:t>Base de dados consultada</w:t>
            </w:r>
          </w:p>
        </w:tc>
        <w:tc>
          <w:tcPr>
            <w:tcW w:w="1719" w:type="dxa"/>
            <w:vAlign w:val="center"/>
          </w:tcPr>
          <w:p w14:paraId="171E2022" w14:textId="77777777" w:rsidR="00725185" w:rsidRDefault="00725185" w:rsidP="003069BA">
            <w:pPr>
              <w:pStyle w:val="TextoGeral"/>
              <w:spacing w:after="0" w:line="240" w:lineRule="auto"/>
              <w:jc w:val="center"/>
            </w:pPr>
            <w:r>
              <w:t>Palavras-chave</w:t>
            </w:r>
          </w:p>
        </w:tc>
        <w:tc>
          <w:tcPr>
            <w:tcW w:w="1558" w:type="dxa"/>
            <w:vAlign w:val="center"/>
          </w:tcPr>
          <w:p w14:paraId="79C3683A" w14:textId="77777777" w:rsidR="00725185" w:rsidRDefault="00725185" w:rsidP="003069BA">
            <w:pPr>
              <w:pStyle w:val="TextoGeral"/>
              <w:spacing w:after="0" w:line="240" w:lineRule="auto"/>
              <w:jc w:val="center"/>
            </w:pPr>
            <w:r>
              <w:t>Critérios de inclusão e exclusão</w:t>
            </w:r>
          </w:p>
        </w:tc>
        <w:tc>
          <w:tcPr>
            <w:tcW w:w="1916" w:type="dxa"/>
            <w:vAlign w:val="center"/>
          </w:tcPr>
          <w:p w14:paraId="58827BE5" w14:textId="77777777" w:rsidR="00725185" w:rsidRDefault="00725185" w:rsidP="003069BA">
            <w:pPr>
              <w:pStyle w:val="TextoGeral"/>
              <w:spacing w:after="0" w:line="240" w:lineRule="auto"/>
              <w:jc w:val="center"/>
            </w:pPr>
            <w:r>
              <w:t>Critérios de qualificação</w:t>
            </w:r>
          </w:p>
        </w:tc>
        <w:tc>
          <w:tcPr>
            <w:tcW w:w="1552" w:type="dxa"/>
            <w:vAlign w:val="center"/>
          </w:tcPr>
          <w:p w14:paraId="20D7DFBA" w14:textId="77777777" w:rsidR="00725185" w:rsidRDefault="003D4511" w:rsidP="003069BA">
            <w:pPr>
              <w:pStyle w:val="TextoGeral"/>
              <w:spacing w:after="0" w:line="240" w:lineRule="auto"/>
              <w:jc w:val="center"/>
            </w:pPr>
            <w:r>
              <w:t>Método de Pesquisa</w:t>
            </w:r>
          </w:p>
        </w:tc>
      </w:tr>
      <w:tr w:rsidR="001C6C71" w14:paraId="361DE7A1" w14:textId="77777777" w:rsidTr="00C5592E">
        <w:tc>
          <w:tcPr>
            <w:tcW w:w="1164" w:type="dxa"/>
            <w:vAlign w:val="center"/>
          </w:tcPr>
          <w:p w14:paraId="0C2614D9" w14:textId="77777777" w:rsidR="00725185" w:rsidRDefault="00725185" w:rsidP="00725185">
            <w:pPr>
              <w:pStyle w:val="TextoGeral"/>
              <w:spacing w:after="0" w:line="240" w:lineRule="auto"/>
              <w:jc w:val="center"/>
            </w:pPr>
            <w:r>
              <w:t>1</w:t>
            </w:r>
          </w:p>
        </w:tc>
        <w:tc>
          <w:tcPr>
            <w:tcW w:w="1152" w:type="dxa"/>
          </w:tcPr>
          <w:p w14:paraId="2BFA8D2B" w14:textId="77777777" w:rsidR="00725185" w:rsidRDefault="00725185" w:rsidP="00FD5F95">
            <w:pPr>
              <w:pStyle w:val="TextoGeral"/>
              <w:spacing w:after="0"/>
            </w:pPr>
            <w:r>
              <w:t xml:space="preserve">Scopus; Web of Science</w:t>
            </w:r>
          </w:p>
        </w:tc>
        <w:tc>
          <w:tcPr>
            <w:tcW w:w="1719" w:type="dxa"/>
          </w:tcPr>
          <w:p w14:paraId="46067746" w14:textId="77777777" w:rsidR="00725185" w:rsidRPr="00C528AA" w:rsidRDefault="00725185" w:rsidP="00FD5F95">
            <w:pPr>
              <w:pStyle w:val="TextoGeral"/>
              <w:spacing w:after="0"/>
              <w:rPr>
                <w:lang w:val="en-US"/>
              </w:rPr>
            </w:pPr>
            <w:r>
              <w:rPr>
                <w:lang w:val="en-US"/>
              </w:rPr>
              <w:t>"GARCH" AND ("market risk" OR "volatility forecasting") AND ("VaR" OR "Value at Risk")</w:t>
            </w:r>
          </w:p>
        </w:tc>
        <w:tc>
          <w:tcPr>
            <w:tcW w:w="1558" w:type="dxa"/>
          </w:tcPr>
          <w:p w14:paraId="011A8B4E" w14:textId="77777777" w:rsidR="00725185" w:rsidRDefault="00725185" w:rsidP="00FD5F95">
            <w:pPr>
              <w:pStyle w:val="TextoGeral"/>
              <w:spacing w:after="0"/>
            </w:pPr>
            <w:r>
              <w:t>Incl.: artigos em periódicos revisados por pares, 2010-2025, em inglês ou português. Excl.: anais sem revisão dupla-cega, dissertações, capítulos.</w:t>
            </w:r>
          </w:p>
        </w:tc>
        <w:tc>
          <w:tcPr>
            <w:tcW w:w="1916" w:type="dxa"/>
          </w:tcPr>
          <w:p w14:paraId="725EDEC3" w14:textId="77777777" w:rsidR="00725185" w:rsidRDefault="00725185" w:rsidP="00FD5F95">
            <w:pPr>
              <w:pStyle w:val="TextoGeral"/>
              <w:spacing w:after="0"/>
            </w:pPr>
            <w:r>
              <w:t>Periódicos com Qualis CAPES A1-B1 ou JCR &gt; 1,5; mínimo de 30 citações por ano de publicação.</w:t>
            </w:r>
          </w:p>
        </w:tc>
        <w:tc>
          <w:tcPr>
            <w:tcW w:w="1552" w:type="dxa"/>
          </w:tcPr>
          <w:p w14:paraId="3C94DE38" w14:textId="77777777" w:rsidR="00725185" w:rsidRDefault="00725185" w:rsidP="00FD5F95">
            <w:pPr>
              <w:pStyle w:val="TextoGeral"/>
              <w:spacing w:after="0"/>
            </w:pPr>
            <w:r>
              <w:t>Revisão bibliométrica seguida de análise narrativa.</w:t>
            </w:r>
          </w:p>
        </w:tc>
      </w:tr>
      <w:tr w:rsidR="001C6C71" w14:paraId="1F1F78CD" w14:textId="77777777" w:rsidTr="00C5592E">
        <w:tc>
          <w:tcPr>
            <w:tcW w:w="1164" w:type="dxa"/>
            <w:vAlign w:val="center"/>
          </w:tcPr>
          <w:p w14:paraId="344BEACC" w14:textId="77777777" w:rsidR="00725185" w:rsidRDefault="00725185" w:rsidP="00725185">
            <w:pPr>
              <w:pStyle w:val="TextoGeral"/>
              <w:spacing w:after="0" w:line="240" w:lineRule="auto"/>
              <w:jc w:val="center"/>
            </w:pPr>
            <w:r>
              <w:t>2</w:t>
            </w:r>
          </w:p>
        </w:tc>
        <w:tc>
          <w:tcPr>
            <w:tcW w:w="1152" w:type="dxa"/>
          </w:tcPr>
          <w:p w14:paraId="5F7B6FBF" w14:textId="77777777" w:rsidR="00725185" w:rsidRPr="00C528AA" w:rsidRDefault="00725185" w:rsidP="00FD5F95">
            <w:pPr>
              <w:pStyle w:val="TextoGeral"/>
              <w:spacing w:after="0"/>
              <w:rPr>
                <w:lang w:val="en-US"/>
              </w:rPr>
            </w:pPr>
            <w:r>
              <w:rPr>
                <w:lang w:val="en-US"/>
              </w:rPr>
              <w:t>Scopus; Web of Science; SSRN</w:t>
            </w:r>
          </w:p>
        </w:tc>
        <w:tc>
          <w:tcPr>
            <w:tcW w:w="1719" w:type="dxa"/>
          </w:tcPr>
          <w:p w14:paraId="1D7AD1D9" w14:textId="77777777" w:rsidR="00725185" w:rsidRPr="00C528AA" w:rsidRDefault="00725185" w:rsidP="00FD5F95">
            <w:pPr>
              <w:pStyle w:val="TextoGeral"/>
              <w:spacing w:after="0"/>
              <w:rPr>
                <w:lang w:val="en-US"/>
              </w:rPr>
            </w:pPr>
            <w:r>
              <w:rPr>
                <w:lang w:val="en-US"/>
              </w:rPr>
              <w:t xml:space="preserve">("regime switching" OR "Hidden Markov Model" OR "Markov </w:t>
              <w:lastRenderedPageBreak/>
              <w:t>switching") AND ("financial time series" OR "volatility")</w:t>
            </w:r>
          </w:p>
        </w:tc>
        <w:tc>
          <w:tcPr>
            <w:tcW w:w="1558" w:type="dxa"/>
          </w:tcPr>
          <w:p w14:paraId="0BD1350C" w14:textId="77777777" w:rsidR="00725185" w:rsidRDefault="00725185" w:rsidP="00FD5F95">
            <w:pPr>
              <w:pStyle w:val="TextoGeral"/>
              <w:spacing w:after="0"/>
            </w:pPr>
            <w:r>
              <w:lastRenderedPageBreak/>
              <w:t xml:space="preserve">Incl.: estudos aplicados a séries financeiras com identificação </w:t>
              <w:lastRenderedPageBreak/>
              <w:t>empírica de regimes, 2005-2025. Excl.: aplicações fora de finanças (e.g., bioinformática, fala).</w:t>
            </w:r>
          </w:p>
        </w:tc>
        <w:tc>
          <w:tcPr>
            <w:tcW w:w="1916" w:type="dxa"/>
          </w:tcPr>
          <w:p w14:paraId="73ECBE36" w14:textId="77777777" w:rsidR="00725185" w:rsidRDefault="00725185" w:rsidP="00FD5F95">
            <w:pPr>
              <w:pStyle w:val="TextoGeral"/>
              <w:spacing w:after="0"/>
            </w:pPr>
            <w:r>
              <w:lastRenderedPageBreak/>
              <w:t xml:space="preserve">Periódicos Qualis A1-A2 ou JCR &gt; 2,0; trabalhos seminais com mais de 200 </w:t>
              <w:lastRenderedPageBreak/>
              <w:t>citações independentemente do ano.</w:t>
            </w:r>
          </w:p>
        </w:tc>
        <w:tc>
          <w:tcPr>
            <w:tcW w:w="1552" w:type="dxa"/>
          </w:tcPr>
          <w:p w14:paraId="5C4A07F0" w14:textId="77777777" w:rsidR="00725185" w:rsidRDefault="00725185" w:rsidP="00FD5F95">
            <w:pPr>
              <w:pStyle w:val="TextoGeral"/>
              <w:spacing w:after="0"/>
            </w:pPr>
            <w:r>
              <w:lastRenderedPageBreak/>
              <w:t>Revisão narrativa estruturada com análise crítica.</w:t>
            </w:r>
          </w:p>
        </w:tc>
      </w:tr>
      <w:tr w:rsidR="001C6C71" w14:paraId="4EEC4573" w14:textId="77777777" w:rsidTr="00C5592E">
        <w:tc>
          <w:tcPr>
            <w:tcW w:w="1164" w:type="dxa"/>
            <w:vAlign w:val="center"/>
          </w:tcPr>
          <w:p w14:paraId="156A188E" w14:textId="77777777" w:rsidR="00725185" w:rsidRDefault="00725185" w:rsidP="00725185">
            <w:pPr>
              <w:pStyle w:val="TextoGeral"/>
              <w:spacing w:after="0" w:line="240" w:lineRule="auto"/>
              <w:jc w:val="center"/>
            </w:pPr>
            <w:r>
              <w:t>3</w:t>
            </w:r>
          </w:p>
        </w:tc>
        <w:tc>
          <w:tcPr>
            <w:tcW w:w="1152" w:type="dxa"/>
          </w:tcPr>
          <w:p w14:paraId="223CCF63" w14:textId="77777777" w:rsidR="00725185" w:rsidRDefault="00725185" w:rsidP="00FD5F95">
            <w:pPr>
              <w:pStyle w:val="TextoGeral"/>
              <w:spacing w:after="0"/>
            </w:pPr>
            <w:r>
              <w:t>Scopus; SSRN</w:t>
            </w:r>
          </w:p>
        </w:tc>
        <w:tc>
          <w:tcPr>
            <w:tcW w:w="1719" w:type="dxa"/>
          </w:tcPr>
          <w:p w14:paraId="11ECCD9A" w14:textId="77777777" w:rsidR="00725185" w:rsidRPr="00C528AA" w:rsidRDefault="00725185" w:rsidP="00FD5F95">
            <w:pPr>
              <w:pStyle w:val="TextoGeral"/>
              <w:spacing w:after="0"/>
              <w:rPr>
                <w:lang w:val="en-US"/>
              </w:rPr>
            </w:pPr>
            <w:r>
              <w:rPr>
                <w:lang w:val="en-US"/>
              </w:rPr>
              <w:t>"MS-GARCH" OR ("Markov switching GARCH") AND ("Value at Risk" OR "Expected Shortfall")</w:t>
            </w:r>
          </w:p>
        </w:tc>
        <w:tc>
          <w:tcPr>
            <w:tcW w:w="1558" w:type="dxa"/>
          </w:tcPr>
          <w:p w14:paraId="44984F1B" w14:textId="77777777" w:rsidR="00725185" w:rsidRDefault="00725185" w:rsidP="00FD5F95">
            <w:pPr>
              <w:pStyle w:val="TextoGeral"/>
              <w:spacing w:after="0"/>
            </w:pPr>
            <w:r>
              <w:t>Incl.: trabalhos com aplicação empírica de MS-GARCH a risco de mercado, 2010-2025. Excl.: estudos puramente teóricos sem validação empírica.</w:t>
            </w:r>
          </w:p>
        </w:tc>
        <w:tc>
          <w:tcPr>
            <w:tcW w:w="1916" w:type="dxa"/>
          </w:tcPr>
          <w:p w14:paraId="221FA78F" w14:textId="77777777" w:rsidR="00725185" w:rsidRDefault="00725185" w:rsidP="00FD5F95">
            <w:pPr>
              <w:pStyle w:val="TextoGeral"/>
              <w:spacing w:after="0"/>
            </w:pPr>
            <w:r>
              <w:t xml:space="preserve">Periódicos Qualis A1-B1; preferência por estudos com backtesting formal (Kupiec, Christoffersen).</w:t>
            </w:r>
          </w:p>
        </w:tc>
        <w:tc>
          <w:tcPr>
            <w:tcW w:w="1552" w:type="dxa"/>
          </w:tcPr>
          <w:p w14:paraId="336BF03E" w14:textId="77777777" w:rsidR="00725185" w:rsidRDefault="00725185" w:rsidP="00FD5F95">
            <w:pPr>
              <w:pStyle w:val="TextoGeral"/>
              <w:spacing w:after="0"/>
            </w:pPr>
            <w:r>
              <w:t>Revisão narrativa com foco em desempenho comparativo.</w:t>
            </w:r>
          </w:p>
        </w:tc>
      </w:tr>
      <w:tr w:rsidR="001C6C71" w14:paraId="7BAF4034" w14:textId="77777777" w:rsidTr="00C5592E">
        <w:tc>
          <w:tcPr>
            <w:tcW w:w="1164" w:type="dxa"/>
            <w:vAlign w:val="center"/>
          </w:tcPr>
          <w:p w14:paraId="59313F31" w14:textId="77777777" w:rsidR="00725185" w:rsidRDefault="00725185" w:rsidP="00725185">
            <w:pPr>
              <w:pStyle w:val="TextoGeral"/>
              <w:spacing w:after="0" w:line="240" w:lineRule="auto"/>
              <w:jc w:val="center"/>
            </w:pPr>
            <w:r>
              <w:t>4</w:t>
            </w:r>
          </w:p>
        </w:tc>
        <w:tc>
          <w:tcPr>
            <w:tcW w:w="1152" w:type="dxa"/>
          </w:tcPr>
          <w:p w14:paraId="515222A7" w14:textId="77777777" w:rsidR="00725185" w:rsidRDefault="00725185" w:rsidP="00FD5F95">
            <w:pPr>
              <w:pStyle w:val="TextoGeral"/>
              <w:spacing w:after="0"/>
            </w:pPr>
            <w:r>
              <w:t xml:space="preserve">IEEE Xplore; Scopus</w:t>
            </w:r>
          </w:p>
        </w:tc>
        <w:tc>
          <w:tcPr>
            <w:tcW w:w="1719" w:type="dxa"/>
          </w:tcPr>
          <w:p w14:paraId="57083111" w14:textId="77777777" w:rsidR="00725185" w:rsidRPr="00C528AA" w:rsidRDefault="00725185" w:rsidP="00FD5F95">
            <w:pPr>
              <w:pStyle w:val="TextoGeral"/>
              <w:spacing w:after="0"/>
              <w:rPr>
                <w:lang w:val="en-US"/>
              </w:rPr>
            </w:pPr>
            <w:r>
              <w:rPr>
                <w:lang w:val="en-US"/>
              </w:rPr>
              <w:t>("LSTM" OR "Long Short-Term Memory" OR "deep learning") AND ("financial forecasting" OR "stock prediction" OR "volatility prediction")</w:t>
            </w:r>
          </w:p>
        </w:tc>
        <w:tc>
          <w:tcPr>
            <w:tcW w:w="1558" w:type="dxa"/>
          </w:tcPr>
          <w:p w14:paraId="704F2F31" w14:textId="77777777" w:rsidR="00725185" w:rsidRDefault="00725185" w:rsidP="00FD5F95">
            <w:pPr>
              <w:pStyle w:val="TextoGeral"/>
              <w:spacing w:after="0"/>
            </w:pPr>
            <w:r>
              <w:t xml:space="preserve">Incl.: arquiteturas LSTM, GRU, Transformer aplicadas a previsão financeira, 2017-2025. Excl.: artigos sem código ou dataset reproduzível.</w:t>
            </w:r>
          </w:p>
        </w:tc>
        <w:tc>
          <w:tcPr>
            <w:tcW w:w="1916" w:type="dxa"/>
          </w:tcPr>
          <w:p w14:paraId="28D258B9" w14:textId="77777777" w:rsidR="00725185" w:rsidRDefault="00725185" w:rsidP="00FD5F95">
            <w:pPr>
              <w:pStyle w:val="TextoGeral"/>
              <w:spacing w:after="0"/>
            </w:pPr>
            <w:r>
              <w:t>Periódicos Qualis A1-B1, conferências CORE A/A*; mínimo de 20 citações por ano.</w:t>
            </w:r>
          </w:p>
        </w:tc>
        <w:tc>
          <w:tcPr>
            <w:tcW w:w="1552" w:type="dxa"/>
          </w:tcPr>
          <w:p w14:paraId="28A276AB" w14:textId="77777777" w:rsidR="00725185" w:rsidRDefault="00725185" w:rsidP="00FD5F95">
            <w:pPr>
              <w:pStyle w:val="TextoGeral"/>
              <w:spacing w:after="0"/>
            </w:pPr>
            <w:r>
              <w:t>Revisão bibliométrica e análise de arquiteturas.</w:t>
            </w:r>
          </w:p>
        </w:tc>
      </w:tr>
      <w:tr w:rsidR="001C6C71" w14:paraId="527470DE" w14:textId="77777777" w:rsidTr="00C5592E">
        <w:tc>
          <w:tcPr>
            <w:tcW w:w="1164" w:type="dxa"/>
            <w:vAlign w:val="center"/>
          </w:tcPr>
          <w:p w14:paraId="0D3F130A" w14:textId="77777777" w:rsidR="00725185" w:rsidRDefault="00725185" w:rsidP="00725185">
            <w:pPr>
              <w:pStyle w:val="TextoGeral"/>
              <w:spacing w:after="0" w:line="240" w:lineRule="auto"/>
              <w:jc w:val="center"/>
            </w:pPr>
            <w:r>
              <w:lastRenderedPageBreak/>
              <w:t>5</w:t>
            </w:r>
          </w:p>
        </w:tc>
        <w:tc>
          <w:tcPr>
            <w:tcW w:w="1152" w:type="dxa"/>
          </w:tcPr>
          <w:p w14:paraId="47CA1BC2" w14:textId="77777777" w:rsidR="00725185" w:rsidRPr="00C528AA" w:rsidRDefault="00725185" w:rsidP="00FD5F95">
            <w:pPr>
              <w:pStyle w:val="TextoGeral"/>
              <w:spacing w:after="0"/>
              <w:rPr>
                <w:lang w:val="en-US"/>
              </w:rPr>
            </w:pPr>
            <w:r>
              <w:rPr>
                <w:lang w:val="en-US"/>
              </w:rPr>
              <w:t>Scopus; Web of Science; IEEE Xplore</w:t>
            </w:r>
          </w:p>
        </w:tc>
        <w:tc>
          <w:tcPr>
            <w:tcW w:w="1719" w:type="dxa"/>
          </w:tcPr>
          <w:p w14:paraId="2F97B300" w14:textId="77777777" w:rsidR="00725185" w:rsidRPr="00C528AA" w:rsidRDefault="00725185" w:rsidP="00FD5F95">
            <w:pPr>
              <w:pStyle w:val="TextoGeral"/>
              <w:spacing w:after="0"/>
              <w:rPr>
                <w:lang w:val="en-US"/>
              </w:rPr>
            </w:pPr>
            <w:r>
              <w:rPr>
                <w:lang w:val="en-US"/>
              </w:rPr>
              <w:t>("hybrid model" OR "ARIMA-LSTM" OR "GARCH-LSTM" OR "GARCH-XGBoost") AND ("forecasting" OR "risk")</w:t>
            </w:r>
          </w:p>
        </w:tc>
        <w:tc>
          <w:tcPr>
            <w:tcW w:w="1558" w:type="dxa"/>
          </w:tcPr>
          <w:p w14:paraId="69BAD273" w14:textId="77777777" w:rsidR="00725185" w:rsidRDefault="00725185" w:rsidP="00FD5F95">
            <w:pPr>
              <w:pStyle w:val="TextoGeral"/>
              <w:spacing w:after="0"/>
            </w:pPr>
            <w:r>
              <w:t>Incl.: modelos híbridos econometria + machine learning aplicados a séries financeiras, 2018-2025. Excl.: revisões de literatura sem contribuição metodológica.</w:t>
            </w:r>
          </w:p>
        </w:tc>
        <w:tc>
          <w:tcPr>
            <w:tcW w:w="1916" w:type="dxa"/>
          </w:tcPr>
          <w:p w14:paraId="3F28829C" w14:textId="77777777" w:rsidR="00725185" w:rsidRDefault="00725185" w:rsidP="00FD5F95">
            <w:pPr>
              <w:pStyle w:val="TextoGeral"/>
              <w:spacing w:after="0"/>
            </w:pPr>
            <w:r>
              <w:t>Periódicos Qualis A1-B2; trabalhos com comparação estatística formal (Diebold-Mariano).</w:t>
            </w:r>
          </w:p>
        </w:tc>
        <w:tc>
          <w:tcPr>
            <w:tcW w:w="1552" w:type="dxa"/>
          </w:tcPr>
          <w:p w14:paraId="102765AE" w14:textId="77777777" w:rsidR="00725185" w:rsidRDefault="00725185" w:rsidP="00FD5F95">
            <w:pPr>
              <w:pStyle w:val="TextoGeral"/>
              <w:spacing w:after="0"/>
            </w:pPr>
            <w:r>
              <w:t>Revisão narrativa com mapeamento de arquiteturas.</w:t>
            </w:r>
          </w:p>
        </w:tc>
      </w:tr>
      <w:tr w:rsidR="001C6C71" w14:paraId="67DAD6D7" w14:textId="77777777" w:rsidTr="00C5592E">
        <w:tc>
          <w:tcPr>
            <w:tcW w:w="1164" w:type="dxa"/>
            <w:vAlign w:val="center"/>
          </w:tcPr>
          <w:p w14:paraId="581AD860" w14:textId="77777777" w:rsidR="00725185" w:rsidRDefault="00725185" w:rsidP="00725185">
            <w:pPr>
              <w:pStyle w:val="TextoGeral"/>
              <w:spacing w:after="0" w:line="240" w:lineRule="auto"/>
              <w:jc w:val="center"/>
            </w:pPr>
            <w:r>
              <w:t>6</w:t>
            </w:r>
          </w:p>
        </w:tc>
        <w:tc>
          <w:tcPr>
            <w:tcW w:w="1152" w:type="dxa"/>
          </w:tcPr>
          <w:p w14:paraId="18EBD204" w14:textId="77777777" w:rsidR="00725185" w:rsidRPr="00C528AA" w:rsidRDefault="00725185" w:rsidP="00FD5F95">
            <w:pPr>
              <w:pStyle w:val="TextoGeral"/>
              <w:spacing w:after="0"/>
              <w:rPr>
                <w:lang w:val="en-US"/>
              </w:rPr>
            </w:pPr>
            <w:r>
              <w:rPr>
                <w:lang w:val="en-US"/>
              </w:rPr>
              <w:t>Scopus; Web of Science; SSRN</w:t>
            </w:r>
          </w:p>
        </w:tc>
        <w:tc>
          <w:tcPr>
            <w:tcW w:w="1719" w:type="dxa"/>
          </w:tcPr>
          <w:p w14:paraId="29E48F96" w14:textId="77777777" w:rsidR="00725185" w:rsidRPr="00C528AA" w:rsidRDefault="00725185" w:rsidP="00FD5F95">
            <w:pPr>
              <w:pStyle w:val="TextoGeral"/>
              <w:spacing w:after="0"/>
              <w:rPr>
                <w:lang w:val="en-US"/>
              </w:rPr>
            </w:pPr>
            <w:r>
              <w:rPr>
                <w:lang w:val="en-US"/>
              </w:rPr>
              <w:t>("Value at Risk" OR "Expected Shortfall") AND ("backtesting" OR "Kupiec" OR "Christoffersen") AND ("multivariate")</w:t>
            </w:r>
          </w:p>
        </w:tc>
        <w:tc>
          <w:tcPr>
            <w:tcW w:w="1558" w:type="dxa"/>
          </w:tcPr>
          <w:p w14:paraId="406546CF" w14:textId="77777777" w:rsidR="00725185" w:rsidRDefault="00725185" w:rsidP="00FD5F95">
            <w:pPr>
              <w:pStyle w:val="TextoGeral"/>
              <w:spacing w:after="0"/>
            </w:pPr>
            <w:r>
              <w:t xml:space="preserve">Incl.: trabalhos com formalização de procedimentos de backtesting multivariado, 2000-2025. Excl.: aplicações regulatórias sem rigor metodológico.</w:t>
            </w:r>
          </w:p>
        </w:tc>
        <w:tc>
          <w:tcPr>
            <w:tcW w:w="1916" w:type="dxa"/>
          </w:tcPr>
          <w:p w14:paraId="085A3A76" w14:textId="77777777" w:rsidR="00725185" w:rsidRDefault="00725185" w:rsidP="00FD5F95">
            <w:pPr>
              <w:pStyle w:val="TextoGeral"/>
              <w:spacing w:after="0"/>
            </w:pPr>
            <w:r>
              <w:t xml:space="preserve">Periódicos Qualis A1-A2; trabalhos seminais (Kupiec 1995, Christoffersen 1998, Acerbi e Tasche 2002).</w:t>
            </w:r>
          </w:p>
        </w:tc>
        <w:tc>
          <w:tcPr>
            <w:tcW w:w="1552" w:type="dxa"/>
          </w:tcPr>
          <w:p w14:paraId="08816A62" w14:textId="77777777" w:rsidR="00725185" w:rsidRDefault="00725185" w:rsidP="00FD5F95">
            <w:pPr>
              <w:pStyle w:val="TextoGeral"/>
              <w:spacing w:after="0"/>
            </w:pPr>
            <w:r>
              <w:t>Revisão narrativa com ênfase em fundamentação estatística.</w:t>
            </w:r>
          </w:p>
        </w:tc>
      </w:tr>
      <w:tr w:rsidR="001C6C71" w14:paraId="7A8C6D0F" w14:textId="77777777" w:rsidTr="00C5592E">
        <w:tc>
          <w:tcPr>
            <w:tcW w:w="1164" w:type="dxa"/>
            <w:vAlign w:val="center"/>
          </w:tcPr>
          <w:p w14:paraId="5170DA82" w14:textId="77777777" w:rsidR="00725185" w:rsidRDefault="00725185" w:rsidP="00725185">
            <w:pPr>
              <w:pStyle w:val="TextoGeral"/>
              <w:spacing w:after="0" w:line="240" w:lineRule="auto"/>
              <w:jc w:val="center"/>
            </w:pPr>
            <w:r>
              <w:t>7</w:t>
            </w:r>
          </w:p>
        </w:tc>
        <w:tc>
          <w:tcPr>
            <w:tcW w:w="1152" w:type="dxa"/>
          </w:tcPr>
          <w:p w14:paraId="717B9659" w14:textId="77777777" w:rsidR="00725185" w:rsidRDefault="00725185" w:rsidP="00FD5F95">
            <w:pPr>
              <w:pStyle w:val="TextoGeral"/>
              <w:spacing w:after="0"/>
            </w:pPr>
            <w:r>
              <w:t xml:space="preserve">IEEE Xplore; Scopus; SSRN</w:t>
            </w:r>
          </w:p>
        </w:tc>
        <w:tc>
          <w:tcPr>
            <w:tcW w:w="1719" w:type="dxa"/>
          </w:tcPr>
          <w:p w14:paraId="2D43CE77" w14:textId="77777777" w:rsidR="00725185" w:rsidRPr="00C528AA" w:rsidRDefault="00725185" w:rsidP="00FD5F95">
            <w:pPr>
              <w:pStyle w:val="TextoGeral"/>
              <w:spacing w:after="0"/>
              <w:rPr>
                <w:lang w:val="en-US"/>
              </w:rPr>
            </w:pPr>
            <w:r>
              <w:rPr>
                <w:lang w:val="en-US"/>
              </w:rPr>
              <w:t xml:space="preserve">("SHAP" OR "Shapley values" OR "explainable AI" OR "XAI") AND </w:t>
              <w:lastRenderedPageBreak/>
              <w:t>("financial risk" OR "credit risk" OR "market risk")</w:t>
            </w:r>
          </w:p>
        </w:tc>
        <w:tc>
          <w:tcPr>
            <w:tcW w:w="1558" w:type="dxa"/>
          </w:tcPr>
          <w:p w14:paraId="1D548812" w14:textId="77777777" w:rsidR="00725185" w:rsidRDefault="00725185" w:rsidP="00FD5F95">
            <w:pPr>
              <w:pStyle w:val="TextoGeral"/>
              <w:spacing w:after="0"/>
            </w:pPr>
            <w:r>
              <w:lastRenderedPageBreak/>
              <w:t xml:space="preserve">Incl.: aplicações de Explainable AI a modelos de risco financeiro, </w:t>
              <w:lastRenderedPageBreak/>
              <w:t>2019-2025. Excl.: aplicações XAI em domínios não financeiros.</w:t>
            </w:r>
          </w:p>
        </w:tc>
        <w:tc>
          <w:tcPr>
            <w:tcW w:w="1916" w:type="dxa"/>
          </w:tcPr>
          <w:p w14:paraId="4EF4D00A" w14:textId="77777777" w:rsidR="00725185" w:rsidRDefault="00725185" w:rsidP="00FD5F95">
            <w:pPr>
              <w:pStyle w:val="TextoGeral"/>
              <w:spacing w:after="0"/>
            </w:pPr>
            <w:r>
              <w:lastRenderedPageBreak/>
              <w:t xml:space="preserve">Periódicos Qualis A1-B1, conferências CORE A; trabalho seminal de Lundberg e </w:t>
              <w:lastRenderedPageBreak/>
              <w:t>Lee (2017) incluído por relevância.</w:t>
            </w:r>
          </w:p>
        </w:tc>
        <w:tc>
          <w:tcPr>
            <w:tcW w:w="1552" w:type="dxa"/>
          </w:tcPr>
          <w:p w14:paraId="20DDDDA3" w14:textId="77777777" w:rsidR="00725185" w:rsidRDefault="00725185" w:rsidP="00FD5F95">
            <w:pPr>
              <w:pStyle w:val="TextoGeral"/>
              <w:spacing w:after="0"/>
            </w:pPr>
            <w:r>
              <w:lastRenderedPageBreak/>
              <w:t>Revisão narrativa exploratória.</w:t>
            </w:r>
          </w:p>
        </w:tc>
      </w:tr>
      <w:tr w:rsidR="00C5592E" w:rsidRPr="004A134A" w14:paraId="1AF235E8" w14:textId="77777777" w:rsidTr="00C5592E">
        <w:tc>
          <w:tcPr>
            <w:tcW w:w="1164" w:type="dxa"/>
            <w:vAlign w:val="center"/>
          </w:tcPr>
          <w:p w14:paraId="3ED865BF" w14:textId="3E7040E6" w:rsidR="00C5592E" w:rsidRDefault="00C5592E" w:rsidP="00725185">
            <w:pPr>
              <w:pStyle w:val="TextoGeral"/>
              <w:spacing w:after="0" w:line="240" w:lineRule="auto"/>
              <w:jc w:val="center"/>
            </w:pPr>
            <w:r>
              <w:t>8</w:t>
            </w:r>
          </w:p>
        </w:tc>
        <w:tc>
          <w:tcPr>
            <w:tcW w:w="1152" w:type="dxa"/>
          </w:tcPr>
          <w:p w14:paraId="0EC43146" w14:textId="38E79EC0" w:rsidR="00C5592E" w:rsidRDefault="004A134A" w:rsidP="00FD5F95">
            <w:pPr>
              <w:pStyle w:val="TextoGeral"/>
              <w:spacing w:after="0"/>
            </w:pPr>
            <w:r>
              <w:t xml:space="preserve">Scopus; Web of Science</w:t>
            </w:r>
          </w:p>
        </w:tc>
        <w:tc>
          <w:tcPr>
            <w:tcW w:w="1719" w:type="dxa"/>
          </w:tcPr>
          <w:p w14:paraId="17A2F897" w14:textId="6192BFB3" w:rsidR="00C5592E" w:rsidRPr="004A134A" w:rsidRDefault="004A134A" w:rsidP="00FD5F95">
            <w:pPr>
              <w:pStyle w:val="TextoGeral"/>
              <w:spacing w:after="0"/>
              <w:rPr>
                <w:lang w:val="en-US"/>
              </w:rPr>
            </w:pPr>
            <w:r>
              <w:rPr>
                <w:lang w:val="en-US"/>
              </w:rPr>
              <w:t>("Monte Carlo Dropout" OR "Bayesian deep learning") AND ("financial forecasting" OR "risk prediction")</w:t>
            </w:r>
          </w:p>
        </w:tc>
        <w:tc>
          <w:tcPr>
            <w:tcW w:w="1558" w:type="dxa"/>
          </w:tcPr>
          <w:p w14:paraId="62276822" w14:textId="48B03A11" w:rsidR="00C5592E" w:rsidRPr="004A134A" w:rsidRDefault="004A134A" w:rsidP="00FD5F95">
            <w:pPr>
              <w:pStyle w:val="TextoGeral"/>
              <w:spacing w:after="0"/>
            </w:pPr>
            <w:r>
              <w:t>Incl.: estudos sobre incerteza preditiva em redes neurais aplicadas a finanças e séries temporais, 2016-2025. Excl.: trabalhos exclusivamente voltados a visão computacional ou NLP sem aplicação financeira.</w:t>
            </w:r>
          </w:p>
        </w:tc>
        <w:tc>
          <w:tcPr>
            <w:tcW w:w="1916" w:type="dxa"/>
          </w:tcPr>
          <w:p w14:paraId="1CD2D1CC" w14:textId="3F478249" w:rsidR="00C5592E" w:rsidRPr="004A134A" w:rsidRDefault="004A134A" w:rsidP="00FD5F95">
            <w:pPr>
              <w:pStyle w:val="TextoGeral"/>
              <w:spacing w:after="0"/>
            </w:pPr>
            <w:r>
              <w:t>Periódicos Qualis A1-B1; conferências CORE A/A*; trabalhos seminais com mais de 100 citações.</w:t>
            </w:r>
          </w:p>
        </w:tc>
        <w:tc>
          <w:tcPr>
            <w:tcW w:w="1552" w:type="dxa"/>
          </w:tcPr>
          <w:p w14:paraId="5EC732BC" w14:textId="1EE59492" w:rsidR="00C5592E" w:rsidRPr="004A134A" w:rsidRDefault="004A134A" w:rsidP="00FD5F95">
            <w:pPr>
              <w:pStyle w:val="TextoGeral"/>
              <w:spacing w:after="0"/>
            </w:pPr>
            <w:r>
              <w:t>Revisão narrativa com foco em inferência bayesiana aproximada e distribuição preditiva.</w:t>
            </w:r>
          </w:p>
        </w:tc>
      </w:tr>
      <w:tr w:rsidR="00C5592E" w:rsidRPr="004A134A" w14:paraId="3DF6DDC8" w14:textId="77777777" w:rsidTr="00C5592E">
        <w:tc>
          <w:tcPr>
            <w:tcW w:w="1164" w:type="dxa"/>
            <w:vAlign w:val="center"/>
          </w:tcPr>
          <w:p w14:paraId="0CE2D03B" w14:textId="7376930A" w:rsidR="00C5592E" w:rsidRDefault="00C5592E" w:rsidP="00725185">
            <w:pPr>
              <w:pStyle w:val="TextoGeral"/>
              <w:spacing w:after="0" w:line="240" w:lineRule="auto"/>
              <w:jc w:val="center"/>
            </w:pPr>
            <w:r>
              <w:t>9</w:t>
            </w:r>
          </w:p>
        </w:tc>
        <w:tc>
          <w:tcPr>
            <w:tcW w:w="1152" w:type="dxa"/>
          </w:tcPr>
          <w:p w14:paraId="745B1AC2" w14:textId="7DC2F341" w:rsidR="00C5592E" w:rsidRDefault="004A134A" w:rsidP="00FD5F95">
            <w:pPr>
              <w:pStyle w:val="TextoGeral"/>
              <w:spacing w:after="0"/>
            </w:pPr>
            <w:r>
              <w:t xml:space="preserve">Scopus; IEEE Xplore; SSRN</w:t>
            </w:r>
          </w:p>
        </w:tc>
        <w:tc>
          <w:tcPr>
            <w:tcW w:w="1719" w:type="dxa"/>
          </w:tcPr>
          <w:p w14:paraId="661E7C68" w14:textId="45F13AB9" w:rsidR="00C5592E" w:rsidRPr="004A134A" w:rsidRDefault="004A134A" w:rsidP="00FD5F95">
            <w:pPr>
              <w:pStyle w:val="TextoGeral"/>
              <w:spacing w:after="0"/>
              <w:rPr>
                <w:lang w:val="en-US"/>
              </w:rPr>
            </w:pPr>
            <w:r>
              <w:rPr>
                <w:lang w:val="en-US"/>
              </w:rPr>
              <w:t xml:space="preserve">("market risk") AND ("Brazilian market" OR "emerging markets") AND ("Value at Risk" OR </w:t>
              <w:lastRenderedPageBreak/>
              <w:t>"Expected Shortfall")</w:t>
            </w:r>
          </w:p>
        </w:tc>
        <w:tc>
          <w:tcPr>
            <w:tcW w:w="1558" w:type="dxa"/>
          </w:tcPr>
          <w:p w14:paraId="3A97934C" w14:textId="143F759C" w:rsidR="00C5592E" w:rsidRPr="004A134A" w:rsidRDefault="004A134A" w:rsidP="00FD5F95">
            <w:pPr>
              <w:pStyle w:val="TextoGeral"/>
              <w:spacing w:after="0"/>
            </w:pPr>
            <w:r>
              <w:lastRenderedPageBreak/>
              <w:t xml:space="preserve">Incl.: estudos empíricos sobre risco de mercado em economias emergentes, especialmente no Brasil, 2000-2025. </w:t>
              <w:lastRenderedPageBreak/>
              <w:t>Excl.: estudos exclusivamente desenvolvidos para mercados desenvolvidos sem discussão de emergentes.</w:t>
            </w:r>
          </w:p>
        </w:tc>
        <w:tc>
          <w:tcPr>
            <w:tcW w:w="1916" w:type="dxa"/>
          </w:tcPr>
          <w:p w14:paraId="63FAAB91" w14:textId="283DB86D" w:rsidR="00C5592E" w:rsidRPr="004A134A" w:rsidRDefault="004A134A" w:rsidP="00FD5F95">
            <w:pPr>
              <w:pStyle w:val="TextoGeral"/>
              <w:spacing w:after="0"/>
            </w:pPr>
            <w:r>
              <w:lastRenderedPageBreak/>
              <w:t xml:space="preserve">Periódicos Qualis A1-B2; trabalhos com aplicação empírica e backtesting formal.</w:t>
            </w:r>
          </w:p>
        </w:tc>
        <w:tc>
          <w:tcPr>
            <w:tcW w:w="1552" w:type="dxa"/>
          </w:tcPr>
          <w:p w14:paraId="2294B52A" w14:textId="603D6777" w:rsidR="00C5592E" w:rsidRPr="004A134A" w:rsidRDefault="004A134A" w:rsidP="00FD5F95">
            <w:pPr>
              <w:pStyle w:val="TextoGeral"/>
              <w:spacing w:after="0"/>
            </w:pPr>
            <w:r>
              <w:t>Revisão narrativa comparativa focada em mercados emergentes.</w:t>
            </w:r>
          </w:p>
        </w:tc>
      </w:tr>
      <w:tr w:rsidR="00C5592E" w:rsidRPr="004A134A" w14:paraId="7D0885B5" w14:textId="77777777" w:rsidTr="00C5592E">
        <w:tc>
          <w:tcPr>
            <w:tcW w:w="1164" w:type="dxa"/>
            <w:vAlign w:val="center"/>
          </w:tcPr>
          <w:p w14:paraId="21E6C9FF" w14:textId="055C3B32" w:rsidR="00C5592E" w:rsidRDefault="00C5592E" w:rsidP="00C5592E">
            <w:pPr>
              <w:pStyle w:val="TextoGeral"/>
              <w:spacing w:after="0" w:line="240" w:lineRule="auto"/>
              <w:jc w:val="center"/>
            </w:pPr>
            <w:r>
              <w:t>10</w:t>
            </w:r>
          </w:p>
        </w:tc>
        <w:tc>
          <w:tcPr>
            <w:tcW w:w="1152" w:type="dxa"/>
          </w:tcPr>
          <w:p w14:paraId="2DDFEEAA" w14:textId="530C3C77" w:rsidR="00C5592E" w:rsidRPr="004A134A" w:rsidRDefault="004A134A" w:rsidP="00FD5F95">
            <w:pPr>
              <w:pStyle w:val="TextoGeral"/>
              <w:spacing w:after="0"/>
              <w:rPr>
                <w:lang w:val="en-US"/>
              </w:rPr>
            </w:pPr>
            <w:r>
              <w:rPr>
                <w:lang w:val="en-US"/>
              </w:rPr>
              <w:t>Scopus; Web of Science; IEEE Xplore</w:t>
            </w:r>
          </w:p>
        </w:tc>
        <w:tc>
          <w:tcPr>
            <w:tcW w:w="1719" w:type="dxa"/>
          </w:tcPr>
          <w:p w14:paraId="02D3BDFD" w14:textId="68042289" w:rsidR="00C5592E" w:rsidRPr="004A134A" w:rsidRDefault="004A134A" w:rsidP="00FD5F95">
            <w:pPr>
              <w:pStyle w:val="TextoGeral"/>
              <w:spacing w:after="0"/>
              <w:rPr>
                <w:lang w:val="en-US"/>
              </w:rPr>
            </w:pPr>
            <w:r>
              <w:rPr>
                <w:lang w:val="en-US"/>
              </w:rPr>
              <w:t>("Explainable AI" OR "SHAP") AND ("deep learning") AND ("financial time series")</w:t>
            </w:r>
          </w:p>
        </w:tc>
        <w:tc>
          <w:tcPr>
            <w:tcW w:w="1558" w:type="dxa"/>
          </w:tcPr>
          <w:p w14:paraId="102C384D" w14:textId="5175BD7B" w:rsidR="00C5592E" w:rsidRPr="004A134A" w:rsidRDefault="004A134A" w:rsidP="00FD5F95">
            <w:pPr>
              <w:pStyle w:val="TextoGeral"/>
              <w:spacing w:after="0"/>
            </w:pPr>
            <w:r>
              <w:t xml:space="preserve">Incl.: trabalhos que aplicam técnicas de interpretabilidade a modelos profundos em finanças, 2017-2025. Excl.: aplicações em domínios não financeiros ou sem validação empírica.</w:t>
            </w:r>
          </w:p>
        </w:tc>
        <w:tc>
          <w:tcPr>
            <w:tcW w:w="1916" w:type="dxa"/>
          </w:tcPr>
          <w:p w14:paraId="0B78ADF5" w14:textId="0306A7DF" w:rsidR="00C5592E" w:rsidRPr="004A134A" w:rsidRDefault="004A134A" w:rsidP="00FD5F95">
            <w:pPr>
              <w:pStyle w:val="TextoGeral"/>
              <w:spacing w:after="0"/>
            </w:pPr>
            <w:r>
              <w:t>Periódicos Qualis A1-B1; conferências CORE A/A*.</w:t>
            </w:r>
          </w:p>
        </w:tc>
        <w:tc>
          <w:tcPr>
            <w:tcW w:w="1552" w:type="dxa"/>
          </w:tcPr>
          <w:p w14:paraId="2FB63B2A" w14:textId="47DCF22F" w:rsidR="00C5592E" w:rsidRPr="004A134A" w:rsidRDefault="004A134A" w:rsidP="00FD5F95">
            <w:pPr>
              <w:pStyle w:val="TextoGeral"/>
              <w:spacing w:after="0"/>
            </w:pPr>
            <w:r>
              <w:t xml:space="preserve">Revisão narrativa exploratória com foco em interpretabilidade e governança de modelos.</w:t>
            </w:r>
          </w:p>
        </w:tc>
      </w:tr>
    </w:tbl>
    <w:p w14:paraId="5BD3EB4D" w14:textId="77777777" w:rsidR="00E95AE5" w:rsidRPr="004A134A" w:rsidRDefault="00E95AE5" w:rsidP="00FD5F95">
      <w:pPr>
        <w:pStyle w:val="TextoGeral"/>
        <w:spacing w:after="0"/>
        <w:ind w:firstLine="709"/>
      </w:pPr>
    </w:p>
    <w:p w14:paraId="7531F082" w14:textId="77777777" w:rsidR="00C5592E" w:rsidRPr="004A134A" w:rsidRDefault="00C5592E" w:rsidP="00FD5F95">
      <w:pPr>
        <w:pStyle w:val="TextoGeral"/>
        <w:spacing w:after="0"/>
        <w:ind w:firstLine="709"/>
      </w:pPr>
    </w:p>
    <w:p w14:paraId="7840D726" w14:textId="77777777" w:rsidR="00C5592E" w:rsidRPr="004A134A" w:rsidRDefault="00C5592E" w:rsidP="00FD5F95">
      <w:pPr>
        <w:pStyle w:val="TextoGeral"/>
        <w:spacing w:after="0"/>
        <w:ind w:firstLine="709"/>
        <w:sectPr w:rsidR="00C5592E" w:rsidRPr="004A134A" w:rsidSect="00334363">
          <w:headerReference w:type="default" r:id="rId8"/>
          <w:pgSz w:w="11906" w:h="16838"/>
          <w:pgMar w:top="1701" w:right="1134" w:bottom="1134" w:left="1701" w:header="1134" w:footer="709" w:gutter="0"/>
          <w:pgNumType w:chapStyle="3"/>
          <w:cols w:space="708"/>
          <w:titlePg/>
          <w:docGrid w:linePitch="360"/>
        </w:sectPr>
      </w:pPr>
    </w:p>
    <w:p w14:paraId="6A8AD300" w14:textId="77777777" w:rsidR="004A669A" w:rsidRPr="004A669A" w:rsidRDefault="004A669A" w:rsidP="000C44EA">
      <w:pPr>
        <w:pStyle w:val="TextoGeral"/>
        <w:spacing w:after="0"/>
        <w:rPr>
          <w:bCs/>
        </w:rPr>
      </w:pPr>
      <w:bookmarkStart w:id="6" w:name="_Toc268791082"/>
      <w:bookmarkStart w:id="7" w:name="_Toc269119572"/>
      <w:r>
        <w:rPr>
          <w:bCs/>
        </w:rPr>
        <w:lastRenderedPageBreak/>
        <w:t>2.2 ROTEIRO DE REVISÃO DA LITERATURA – MATRIZ DE AMARRAÇÃO</w:t>
      </w:r>
    </w:p>
    <w:p w14:paraId="6ACD8D20" w14:textId="77777777" w:rsidR="004A669A" w:rsidRDefault="004A669A" w:rsidP="000C44EA">
      <w:pPr>
        <w:pStyle w:val="TextoGeral"/>
        <w:spacing w:after="0"/>
        <w:rPr>
          <w:b/>
        </w:rPr>
      </w:pPr>
    </w:p>
    <w:p w14:paraId="6AABF491" w14:textId="77777777" w:rsidR="008D24A7" w:rsidRDefault="008D24A7" w:rsidP="008D24A7">
      <w:pPr>
        <w:pStyle w:val="TextoGeral"/>
        <w:spacing w:after="0"/>
        <w:ind w:firstLine="709"/>
      </w:pPr>
      <w:r>
        <w:t>O Quadro 2 apresenta a matriz de amarração da revisão, vinculando cada objetivo específico a uma ou mais questões-chave, às referências bibliográficas que as endereçam e aos aspectos contemplados em cada referência. Essa estrutura garante a rastreabilidade entre os objetivos da pesquisa e os fundamentos teóricos mobilizados.</w:t>
      </w:r>
    </w:p>
    <w:p w14:paraId="61D246E6" w14:textId="77777777" w:rsidR="008D24A7" w:rsidRDefault="008D24A7" w:rsidP="008D24A7">
      <w:pPr>
        <w:pStyle w:val="TextoGeral"/>
        <w:spacing w:after="0"/>
        <w:ind w:firstLine="709"/>
      </w:pPr>
    </w:p>
    <w:p w14:paraId="5AF6D8CB" w14:textId="77777777" w:rsidR="008D24A7" w:rsidRDefault="008D24A7" w:rsidP="002761FF">
      <w:pPr>
        <w:pStyle w:val="TextoGeral"/>
        <w:spacing w:after="0"/>
      </w:pPr>
      <w:r>
        <w:t>Quadro 2 – Roteiro de Revisão da Literatura</w:t>
      </w:r>
    </w:p>
    <w:tbl>
      <w:tblPr>
        <w:tblStyle w:val="TableGrid"/>
        <w:tblW w:w="5000" w:type="pct"/>
        <w:tblLook w:val="04A0" w:firstRow="1" w:lastRow="0" w:firstColumn="1" w:lastColumn="0" w:noHBand="0" w:noVBand="1"/>
      </w:tblPr>
      <w:tblGrid>
        <w:gridCol w:w="482"/>
        <w:gridCol w:w="2765"/>
        <w:gridCol w:w="2765"/>
        <w:gridCol w:w="2773"/>
        <w:gridCol w:w="5208"/>
      </w:tblGrid>
      <w:tr w:rsidR="004A669A" w:rsidRPr="004A669A" w14:paraId="3A8008A0" w14:textId="77777777" w:rsidTr="00B513AB">
        <w:trPr>
          <w:trHeight w:val="923"/>
          <w:tblHeader/>
        </w:trPr>
        <w:tc>
          <w:tcPr>
            <w:tcW w:w="172" w:type="pct"/>
            <w:vAlign w:val="center"/>
          </w:tcPr>
          <w:p w14:paraId="4AE7CB85" w14:textId="77777777" w:rsidR="004A669A" w:rsidRPr="004A669A" w:rsidRDefault="004A669A">
            <w:pPr>
              <w:jc w:val="center"/>
              <w:rPr>
                <w:b/>
                <w:szCs w:val="24"/>
              </w:rPr>
            </w:pPr>
            <w:r>
              <w:rPr>
                <w:b/>
                <w:szCs w:val="24"/>
              </w:rPr>
              <w:t>Nº</w:t>
            </w:r>
          </w:p>
        </w:tc>
        <w:tc>
          <w:tcPr>
            <w:tcW w:w="988" w:type="pct"/>
            <w:vAlign w:val="center"/>
          </w:tcPr>
          <w:p w14:paraId="39779D1C" w14:textId="77777777" w:rsidR="004A669A" w:rsidRPr="004A669A" w:rsidRDefault="004A669A" w:rsidP="004A669A">
            <w:pPr>
              <w:spacing w:after="0" w:line="240" w:lineRule="auto"/>
              <w:jc w:val="center"/>
              <w:rPr>
                <w:b/>
                <w:szCs w:val="24"/>
              </w:rPr>
            </w:pPr>
            <w:r>
              <w:rPr>
                <w:b/>
                <w:szCs w:val="24"/>
              </w:rPr>
              <w:t>OBJETIVO ESPECÍFICO</w:t>
            </w:r>
          </w:p>
        </w:tc>
        <w:tc>
          <w:tcPr>
            <w:tcW w:w="988" w:type="pct"/>
            <w:vAlign w:val="center"/>
          </w:tcPr>
          <w:p w14:paraId="3CD31550" w14:textId="77777777" w:rsidR="004A669A" w:rsidRDefault="004A669A" w:rsidP="004A669A">
            <w:pPr>
              <w:spacing w:after="0" w:line="240" w:lineRule="auto"/>
              <w:jc w:val="center"/>
              <w:rPr>
                <w:b/>
                <w:szCs w:val="24"/>
              </w:rPr>
            </w:pPr>
            <w:r>
              <w:rPr>
                <w:b/>
                <w:szCs w:val="24"/>
              </w:rPr>
              <w:t>QUESTÃO-CHAVE</w:t>
            </w:r>
          </w:p>
          <w:p w14:paraId="08E56540" w14:textId="77777777" w:rsidR="004A669A" w:rsidRPr="004A669A" w:rsidRDefault="004A669A" w:rsidP="004A669A">
            <w:pPr>
              <w:spacing w:after="0" w:line="240" w:lineRule="auto"/>
              <w:jc w:val="center"/>
              <w:rPr>
                <w:bCs/>
                <w:szCs w:val="24"/>
              </w:rPr>
            </w:pPr>
            <w:r>
              <w:rPr>
                <w:bCs/>
                <w:sz w:val="18"/>
                <w:szCs w:val="18"/>
              </w:rPr>
              <w:t>(baseada nos objetivos específicos)</w:t>
            </w:r>
          </w:p>
        </w:tc>
        <w:tc>
          <w:tcPr>
            <w:tcW w:w="991" w:type="pct"/>
            <w:vAlign w:val="center"/>
          </w:tcPr>
          <w:p w14:paraId="6369EACA" w14:textId="77777777" w:rsidR="004A669A" w:rsidRPr="004A669A" w:rsidRDefault="004A669A" w:rsidP="004A669A">
            <w:pPr>
              <w:spacing w:after="0" w:line="240" w:lineRule="auto"/>
              <w:jc w:val="center"/>
              <w:rPr>
                <w:b/>
                <w:szCs w:val="24"/>
              </w:rPr>
            </w:pPr>
            <w:r>
              <w:rPr>
                <w:b/>
                <w:szCs w:val="24"/>
              </w:rPr>
              <w:t>REFERÊNCIA BIBLIOGRÁFICA</w:t>
            </w:r>
          </w:p>
        </w:tc>
        <w:tc>
          <w:tcPr>
            <w:tcW w:w="1861" w:type="pct"/>
            <w:vAlign w:val="center"/>
          </w:tcPr>
          <w:p w14:paraId="71613D78" w14:textId="77777777" w:rsidR="004A669A" w:rsidRPr="004A669A" w:rsidRDefault="004A669A" w:rsidP="004A669A">
            <w:pPr>
              <w:spacing w:after="0" w:line="240" w:lineRule="auto"/>
              <w:jc w:val="center"/>
              <w:rPr>
                <w:b/>
                <w:szCs w:val="24"/>
              </w:rPr>
            </w:pPr>
            <w:r>
              <w:rPr>
                <w:b/>
                <w:szCs w:val="24"/>
              </w:rPr>
              <w:t>ASPECTOS CONTEMPLADOS QUE DÃO ADERÊNCIA À QUESTÃO-CHAVE</w:t>
            </w:r>
          </w:p>
        </w:tc>
      </w:tr>
      <w:tr w:rsidR="004A669A" w:rsidRPr="004A669A" w14:paraId="30246900" w14:textId="77777777" w:rsidTr="00B513AB">
        <w:trPr>
          <w:trHeight w:val="2268"/>
        </w:trPr>
        <w:tc>
          <w:tcPr>
            <w:tcW w:w="172" w:type="pct"/>
            <w:vAlign w:val="center"/>
          </w:tcPr>
          <w:p w14:paraId="5CD7A87B" w14:textId="77777777" w:rsidR="004A669A" w:rsidRPr="004A669A" w:rsidRDefault="004A669A">
            <w:pPr>
              <w:jc w:val="center"/>
              <w:rPr>
                <w:szCs w:val="24"/>
              </w:rPr>
            </w:pPr>
            <w:r>
              <w:rPr>
                <w:szCs w:val="24"/>
              </w:rPr>
              <w:t>1</w:t>
            </w:r>
          </w:p>
        </w:tc>
        <w:tc>
          <w:tcPr>
            <w:tcW w:w="988" w:type="pct"/>
          </w:tcPr>
          <w:p w14:paraId="58676607" w14:textId="77777777" w:rsidR="004A669A" w:rsidRPr="004A669A" w:rsidRDefault="004A669A">
            <w:pPr>
              <w:rPr>
                <w:szCs w:val="24"/>
              </w:rPr>
            </w:pPr>
            <w:r>
              <w:t>OE1: Construir base de dados multivariada com engenharia avançada de features.</w:t>
            </w:r>
          </w:p>
        </w:tc>
        <w:tc>
          <w:tcPr>
            <w:tcW w:w="988" w:type="pct"/>
          </w:tcPr>
          <w:p w14:paraId="11C1F13D" w14:textId="77777777" w:rsidR="004A669A" w:rsidRPr="004A669A" w:rsidRDefault="004A669A">
            <w:pPr>
              <w:rPr>
                <w:szCs w:val="24"/>
              </w:rPr>
            </w:pPr>
            <w:r>
              <w:t>Quais features e indicadores são mais informativos para a previsão de risco em séries financeiras multivariadas?</w:t>
            </w:r>
          </w:p>
        </w:tc>
        <w:tc>
          <w:tcPr>
            <w:tcW w:w="991" w:type="pct"/>
          </w:tcPr>
          <w:p w14:paraId="58506AB4" w14:textId="77777777" w:rsidR="004A669A" w:rsidRPr="004A669A" w:rsidRDefault="004A669A">
            <w:pPr>
              <w:rPr>
                <w:szCs w:val="24"/>
              </w:rPr>
            </w:pPr>
            <w:r>
              <w:t xml:space="preserve">Sarkar (2025); Andersen et al. (2003).</w:t>
            </w:r>
          </w:p>
        </w:tc>
        <w:tc>
          <w:tcPr>
            <w:tcW w:w="1861" w:type="pct"/>
          </w:tcPr>
          <w:p w14:paraId="201A686A" w14:textId="77777777" w:rsidR="004A669A" w:rsidRPr="004A669A" w:rsidRDefault="004A669A">
            <w:pPr>
              <w:rPr>
                <w:szCs w:val="24"/>
              </w:rPr>
            </w:pPr>
            <w:r>
              <w:t>Pipeline de coleta e tratamento de dados financeiros; features de volatilidade realizada; indicadores macroeconômicos.</w:t>
            </w:r>
          </w:p>
        </w:tc>
      </w:tr>
      <w:tr w:rsidR="004A669A" w:rsidRPr="004A669A" w14:paraId="3C934C90" w14:textId="77777777" w:rsidTr="00B513AB">
        <w:trPr>
          <w:trHeight w:val="2268"/>
        </w:trPr>
        <w:tc>
          <w:tcPr>
            <w:tcW w:w="172" w:type="pct"/>
            <w:vAlign w:val="center"/>
          </w:tcPr>
          <w:p w14:paraId="7FDCEB34" w14:textId="77777777" w:rsidR="004A669A" w:rsidRPr="004A669A" w:rsidRDefault="004A669A">
            <w:pPr>
              <w:jc w:val="center"/>
              <w:rPr>
                <w:szCs w:val="24"/>
              </w:rPr>
            </w:pPr>
            <w:r>
              <w:rPr>
                <w:szCs w:val="24"/>
              </w:rPr>
              <w:t>2</w:t>
            </w:r>
          </w:p>
        </w:tc>
        <w:tc>
          <w:tcPr>
            <w:tcW w:w="988" w:type="pct"/>
          </w:tcPr>
          <w:p w14:paraId="593831A9" w14:textId="77777777" w:rsidR="004A669A" w:rsidRPr="004A669A" w:rsidRDefault="004A669A">
            <w:pPr>
              <w:rPr>
                <w:szCs w:val="24"/>
              </w:rPr>
            </w:pPr>
            <w:r>
              <w:t>OE1: Construir base de dados multivariada com engenharia avançada de features.</w:t>
            </w:r>
          </w:p>
        </w:tc>
        <w:tc>
          <w:tcPr>
            <w:tcW w:w="988" w:type="pct"/>
          </w:tcPr>
          <w:p w14:paraId="5BD5FF54" w14:textId="77777777" w:rsidR="004A669A" w:rsidRPr="004A669A" w:rsidRDefault="004A669A">
            <w:pPr>
              <w:rPr>
                <w:szCs w:val="24"/>
              </w:rPr>
            </w:pPr>
            <w:r>
              <w:t>Como integrar volatilidade implícita e volatilidade realizada como features em modelos multivariados?</w:t>
            </w:r>
          </w:p>
        </w:tc>
        <w:tc>
          <w:tcPr>
            <w:tcW w:w="991" w:type="pct"/>
          </w:tcPr>
          <w:p w14:paraId="3BB118AD" w14:textId="77777777" w:rsidR="004A669A" w:rsidRPr="004A669A" w:rsidRDefault="004A669A">
            <w:pPr>
              <w:rPr>
                <w:szCs w:val="24"/>
              </w:rPr>
            </w:pPr>
            <w:r>
              <w:t>Estudos USP sobre volatilidade implícita e realizada no mercado brasileiro.</w:t>
            </w:r>
          </w:p>
        </w:tc>
        <w:tc>
          <w:tcPr>
            <w:tcW w:w="1861" w:type="pct"/>
          </w:tcPr>
          <w:p w14:paraId="140C728D" w14:textId="77777777" w:rsidR="004A669A" w:rsidRPr="004A669A" w:rsidRDefault="004A669A">
            <w:pPr>
              <w:rPr>
                <w:szCs w:val="24"/>
              </w:rPr>
            </w:pPr>
            <w:r>
              <w:t>Comparação metodológica entre volatilidade implícita (extraída de opções) e realizada (high-frequency); aplicação ao Ibovespa.</w:t>
            </w:r>
          </w:p>
        </w:tc>
      </w:tr>
      <w:tr w:rsidR="004A669A" w:rsidRPr="004A669A" w14:paraId="68BC2BB5" w14:textId="77777777" w:rsidTr="00B513AB">
        <w:trPr>
          <w:trHeight w:val="2268"/>
        </w:trPr>
        <w:tc>
          <w:tcPr>
            <w:tcW w:w="172" w:type="pct"/>
            <w:vAlign w:val="center"/>
          </w:tcPr>
          <w:p w14:paraId="79ECF2C5" w14:textId="77777777" w:rsidR="004A669A" w:rsidRPr="004A669A" w:rsidRDefault="004A669A">
            <w:pPr>
              <w:jc w:val="center"/>
              <w:rPr>
                <w:szCs w:val="24"/>
              </w:rPr>
            </w:pPr>
            <w:r>
              <w:rPr>
                <w:szCs w:val="24"/>
              </w:rPr>
              <w:lastRenderedPageBreak/>
              <w:t>3</w:t>
            </w:r>
          </w:p>
        </w:tc>
        <w:tc>
          <w:tcPr>
            <w:tcW w:w="988" w:type="pct"/>
          </w:tcPr>
          <w:p w14:paraId="122A7431" w14:textId="77777777" w:rsidR="004A669A" w:rsidRPr="004A669A" w:rsidRDefault="004A669A">
            <w:pPr>
              <w:rPr>
                <w:szCs w:val="24"/>
              </w:rPr>
            </w:pPr>
            <w:r>
              <w:t>OE2: Identificar regimes latentes via Hidden Markov Models.</w:t>
            </w:r>
          </w:p>
        </w:tc>
        <w:tc>
          <w:tcPr>
            <w:tcW w:w="988" w:type="pct"/>
          </w:tcPr>
          <w:p w14:paraId="01B842C3" w14:textId="77777777" w:rsidR="004A669A" w:rsidRPr="004A669A" w:rsidRDefault="004A669A">
            <w:pPr>
              <w:rPr>
                <w:szCs w:val="24"/>
              </w:rPr>
            </w:pPr>
            <w:r>
              <w:t>Como modelos de mudança de regime identificam estados latentes em séries financeiras?</w:t>
            </w:r>
          </w:p>
        </w:tc>
        <w:tc>
          <w:tcPr>
            <w:tcW w:w="991" w:type="pct"/>
          </w:tcPr>
          <w:p w14:paraId="14E5E6D8" w14:textId="77777777" w:rsidR="004A669A" w:rsidRPr="004A669A" w:rsidRDefault="004A669A">
            <w:pPr>
              <w:rPr>
                <w:szCs w:val="24"/>
              </w:rPr>
            </w:pPr>
            <w:r>
              <w:t xml:space="preserve">Hamilton (1989, 1994); Rabiner (1989).</w:t>
            </w:r>
          </w:p>
        </w:tc>
        <w:tc>
          <w:tcPr>
            <w:tcW w:w="1861" w:type="pct"/>
          </w:tcPr>
          <w:p w14:paraId="52D5A232" w14:textId="77777777" w:rsidR="004A669A" w:rsidRPr="004A669A" w:rsidRDefault="004A669A">
            <w:pPr>
              <w:rPr>
                <w:szCs w:val="24"/>
              </w:rPr>
            </w:pPr>
            <w:r>
              <w:t xml:space="preserve">Fundamentos teóricos do Markov switching; algoritmo Forward-Backward e Baum-Welch para HMM.</w:t>
            </w:r>
          </w:p>
        </w:tc>
      </w:tr>
      <w:tr w:rsidR="004A669A" w:rsidRPr="004A669A" w14:paraId="328AAD5F" w14:textId="77777777" w:rsidTr="00B513AB">
        <w:trPr>
          <w:trHeight w:val="2268"/>
        </w:trPr>
        <w:tc>
          <w:tcPr>
            <w:tcW w:w="172" w:type="pct"/>
            <w:vAlign w:val="center"/>
          </w:tcPr>
          <w:p w14:paraId="15E5ACE7" w14:textId="77777777" w:rsidR="004A669A" w:rsidRPr="004A669A" w:rsidRDefault="004A669A">
            <w:pPr>
              <w:jc w:val="center"/>
              <w:rPr>
                <w:szCs w:val="24"/>
              </w:rPr>
            </w:pPr>
            <w:r>
              <w:rPr>
                <w:szCs w:val="24"/>
              </w:rPr>
              <w:t>4</w:t>
            </w:r>
          </w:p>
        </w:tc>
        <w:tc>
          <w:tcPr>
            <w:tcW w:w="988" w:type="pct"/>
          </w:tcPr>
          <w:p w14:paraId="2726CDD8" w14:textId="77777777" w:rsidR="004A669A" w:rsidRPr="004A669A" w:rsidRDefault="004A669A">
            <w:pPr>
              <w:rPr>
                <w:szCs w:val="24"/>
              </w:rPr>
            </w:pPr>
            <w:r>
              <w:t>OE2: Identificar regimes latentes via Hidden Markov Models.</w:t>
            </w:r>
          </w:p>
        </w:tc>
        <w:tc>
          <w:tcPr>
            <w:tcW w:w="988" w:type="pct"/>
          </w:tcPr>
          <w:p w14:paraId="16B3AC97" w14:textId="77777777" w:rsidR="004A669A" w:rsidRPr="004A669A" w:rsidRDefault="004A669A">
            <w:pPr>
              <w:rPr>
                <w:szCs w:val="24"/>
              </w:rPr>
            </w:pPr>
            <w:r>
              <w:t>Quais propriedades estatísticas caracterizam regimes de alta e baixa volatilidade em mercados emergentes?</w:t>
            </w:r>
          </w:p>
        </w:tc>
        <w:tc>
          <w:tcPr>
            <w:tcW w:w="991" w:type="pct"/>
          </w:tcPr>
          <w:p w14:paraId="05F0DD86" w14:textId="77777777" w:rsidR="004A669A" w:rsidRPr="004A669A" w:rsidRDefault="004A669A">
            <w:pPr>
              <w:rPr>
                <w:szCs w:val="24"/>
              </w:rPr>
            </w:pPr>
            <w:r>
              <w:t xml:space="preserve">Ang e Bekaert (2002); Guidolin e Timmermann (2007).</w:t>
            </w:r>
          </w:p>
        </w:tc>
        <w:tc>
          <w:tcPr>
            <w:tcW w:w="1861" w:type="pct"/>
          </w:tcPr>
          <w:p w14:paraId="046F07CB" w14:textId="77777777" w:rsidR="004A669A" w:rsidRPr="004A669A" w:rsidRDefault="004A669A">
            <w:pPr>
              <w:rPr>
                <w:szCs w:val="24"/>
              </w:rPr>
            </w:pPr>
            <w:r>
              <w:t>Caracterização de regimes em retornos de ativos; persistência de estados; assimetria entre regimes.</w:t>
            </w:r>
          </w:p>
        </w:tc>
      </w:tr>
      <w:tr w:rsidR="004A669A" w:rsidRPr="004A669A" w14:paraId="52B07E4D" w14:textId="77777777" w:rsidTr="00B513AB">
        <w:trPr>
          <w:trHeight w:val="2268"/>
        </w:trPr>
        <w:tc>
          <w:tcPr>
            <w:tcW w:w="172" w:type="pct"/>
            <w:vAlign w:val="center"/>
          </w:tcPr>
          <w:p w14:paraId="0D29D8F3" w14:textId="77777777" w:rsidR="004A669A" w:rsidRPr="004A669A" w:rsidRDefault="004A669A">
            <w:pPr>
              <w:jc w:val="center"/>
              <w:rPr>
                <w:szCs w:val="24"/>
              </w:rPr>
            </w:pPr>
            <w:r>
              <w:rPr>
                <w:szCs w:val="24"/>
              </w:rPr>
              <w:t>5</w:t>
            </w:r>
          </w:p>
        </w:tc>
        <w:tc>
          <w:tcPr>
            <w:tcW w:w="988" w:type="pct"/>
          </w:tcPr>
          <w:p w14:paraId="1974A80A" w14:textId="77777777" w:rsidR="004A669A" w:rsidRPr="004A669A" w:rsidRDefault="004A669A">
            <w:pPr>
              <w:rPr>
                <w:szCs w:val="24"/>
              </w:rPr>
            </w:pPr>
            <w:r>
              <w:t xml:space="preserve">OE3: Modelar LSTM multivariadas com forecast condicional ao regime e Monte Carlo.</w:t>
            </w:r>
          </w:p>
        </w:tc>
        <w:tc>
          <w:tcPr>
            <w:tcW w:w="988" w:type="pct"/>
          </w:tcPr>
          <w:p w14:paraId="2B5F3F3B" w14:textId="77777777" w:rsidR="004A669A" w:rsidRPr="004A669A" w:rsidRDefault="004A669A">
            <w:pPr>
              <w:rPr>
                <w:szCs w:val="24"/>
              </w:rPr>
            </w:pPr>
            <w:r>
              <w:t>Como redes LSTM capturam dependências temporais não lineares em séries financeiras multivariadas?</w:t>
            </w:r>
          </w:p>
        </w:tc>
        <w:tc>
          <w:tcPr>
            <w:tcW w:w="991" w:type="pct"/>
          </w:tcPr>
          <w:p w14:paraId="00098BBC" w14:textId="77777777" w:rsidR="004A669A" w:rsidRPr="004A669A" w:rsidRDefault="004A669A">
            <w:pPr>
              <w:rPr>
                <w:szCs w:val="24"/>
              </w:rPr>
            </w:pPr>
            <w:r>
              <w:t xml:space="preserve">Hochreiter e Schmidhuber (1997); Fischer e Krauss (2018).</w:t>
            </w:r>
          </w:p>
        </w:tc>
        <w:tc>
          <w:tcPr>
            <w:tcW w:w="1861" w:type="pct"/>
          </w:tcPr>
          <w:p w14:paraId="094261D9" w14:textId="77777777" w:rsidR="004A669A" w:rsidRPr="004A669A" w:rsidRDefault="004A669A">
            <w:pPr>
              <w:rPr>
                <w:szCs w:val="24"/>
              </w:rPr>
            </w:pPr>
            <w:r>
              <w:t xml:space="preserve">Arquitetura LSTM; mecanismos de gate; aplicação comparada a previsão de retornos no S&amp;P 500.</w:t>
            </w:r>
          </w:p>
        </w:tc>
      </w:tr>
      <w:tr w:rsidR="004A669A" w:rsidRPr="004A669A" w14:paraId="3F48AB5A" w14:textId="77777777" w:rsidTr="00B513AB">
        <w:trPr>
          <w:trHeight w:val="2268"/>
        </w:trPr>
        <w:tc>
          <w:tcPr>
            <w:tcW w:w="172" w:type="pct"/>
            <w:vAlign w:val="center"/>
          </w:tcPr>
          <w:p w14:paraId="57EA2782" w14:textId="77777777" w:rsidR="004A669A" w:rsidRPr="004A669A" w:rsidRDefault="004A669A">
            <w:pPr>
              <w:jc w:val="center"/>
              <w:rPr>
                <w:szCs w:val="24"/>
              </w:rPr>
            </w:pPr>
            <w:r>
              <w:rPr>
                <w:szCs w:val="24"/>
              </w:rPr>
              <w:lastRenderedPageBreak/>
              <w:t>6</w:t>
            </w:r>
          </w:p>
        </w:tc>
        <w:tc>
          <w:tcPr>
            <w:tcW w:w="988" w:type="pct"/>
          </w:tcPr>
          <w:p w14:paraId="4CFA7E31" w14:textId="77777777" w:rsidR="004A669A" w:rsidRPr="004A669A" w:rsidRDefault="004A669A">
            <w:pPr>
              <w:rPr>
                <w:szCs w:val="24"/>
              </w:rPr>
            </w:pPr>
            <w:r>
              <w:t xml:space="preserve">OE3: Modelar LSTM multivariadas com forecast condicional ao regime e Monte Carlo.</w:t>
            </w:r>
          </w:p>
        </w:tc>
        <w:tc>
          <w:tcPr>
            <w:tcW w:w="988" w:type="pct"/>
          </w:tcPr>
          <w:p w14:paraId="40C80115" w14:textId="77777777" w:rsidR="004A669A" w:rsidRPr="004A669A" w:rsidRDefault="004A669A">
            <w:pPr>
              <w:rPr>
                <w:szCs w:val="24"/>
              </w:rPr>
            </w:pPr>
            <w:r>
              <w:t xml:space="preserve">Quais ganhos de acurácia modelos híbridos econometria + deep learning oferecem em relação a abordagens isoladas?</w:t>
            </w:r>
          </w:p>
        </w:tc>
        <w:tc>
          <w:tcPr>
            <w:tcW w:w="991" w:type="pct"/>
          </w:tcPr>
          <w:p w14:paraId="53DE4FF4" w14:textId="77777777" w:rsidR="004A669A" w:rsidRPr="004A669A" w:rsidRDefault="004A669A">
            <w:pPr>
              <w:rPr>
                <w:szCs w:val="24"/>
              </w:rPr>
            </w:pPr>
            <w:r>
              <w:t xml:space="preserve">Rabbani et al. (2025).</w:t>
            </w:r>
          </w:p>
        </w:tc>
        <w:tc>
          <w:tcPr>
            <w:tcW w:w="1861" w:type="pct"/>
          </w:tcPr>
          <w:p w14:paraId="12AE2EDE" w14:textId="77777777" w:rsidR="004A669A" w:rsidRPr="004A669A" w:rsidRDefault="004A669A">
            <w:pPr>
              <w:rPr>
                <w:szCs w:val="24"/>
              </w:rPr>
            </w:pPr>
            <w:r>
              <w:t>Arquiteturas ARIMA-LSTM e GARCH-XGBoost; comparação empírica com modelos individuais.</w:t>
            </w:r>
          </w:p>
        </w:tc>
      </w:tr>
      <w:tr w:rsidR="004A669A" w:rsidRPr="004A669A" w14:paraId="140643A9" w14:textId="77777777" w:rsidTr="00B513AB">
        <w:trPr>
          <w:trHeight w:val="2268"/>
        </w:trPr>
        <w:tc>
          <w:tcPr>
            <w:tcW w:w="172" w:type="pct"/>
            <w:vAlign w:val="center"/>
          </w:tcPr>
          <w:p w14:paraId="61E27815" w14:textId="77777777" w:rsidR="004A669A" w:rsidRPr="004A669A" w:rsidRDefault="004A669A">
            <w:pPr>
              <w:jc w:val="center"/>
              <w:rPr>
                <w:szCs w:val="24"/>
              </w:rPr>
            </w:pPr>
            <w:r>
              <w:rPr>
                <w:szCs w:val="24"/>
              </w:rPr>
              <w:t>7</w:t>
            </w:r>
          </w:p>
        </w:tc>
        <w:tc>
          <w:tcPr>
            <w:tcW w:w="988" w:type="pct"/>
          </w:tcPr>
          <w:p w14:paraId="4825960B" w14:textId="77777777" w:rsidR="004A669A" w:rsidRPr="004A669A" w:rsidRDefault="004A669A">
            <w:pPr>
              <w:rPr>
                <w:szCs w:val="24"/>
              </w:rPr>
            </w:pPr>
            <w:r>
              <w:t xml:space="preserve">OE3: Modelar LSTM multivariadas com forecast condicional ao regime e Monte Carlo.</w:t>
            </w:r>
          </w:p>
        </w:tc>
        <w:tc>
          <w:tcPr>
            <w:tcW w:w="988" w:type="pct"/>
          </w:tcPr>
          <w:p w14:paraId="64FA0AB9" w14:textId="77777777" w:rsidR="004A669A" w:rsidRPr="004A669A" w:rsidRDefault="004A669A">
            <w:pPr>
              <w:rPr>
                <w:szCs w:val="24"/>
              </w:rPr>
            </w:pPr>
            <w:r>
              <w:t>Como construir distribuições preditivas a partir de saídas pontuais ou bayesianas de modelos LSTM?</w:t>
            </w:r>
          </w:p>
        </w:tc>
        <w:tc>
          <w:tcPr>
            <w:tcW w:w="991" w:type="pct"/>
          </w:tcPr>
          <w:p w14:paraId="677A362B" w14:textId="77777777" w:rsidR="004A669A" w:rsidRPr="004A669A" w:rsidRDefault="004A669A">
            <w:pPr>
              <w:rPr>
                <w:szCs w:val="24"/>
              </w:rPr>
            </w:pPr>
            <w:r>
              <w:t xml:space="preserve">Gal e Ghahramani (2016); Glasserman (2003).</w:t>
            </w:r>
          </w:p>
        </w:tc>
        <w:tc>
          <w:tcPr>
            <w:tcW w:w="1861" w:type="pct"/>
          </w:tcPr>
          <w:p w14:paraId="567CFD17" w14:textId="77777777" w:rsidR="004A669A" w:rsidRPr="004A669A" w:rsidRDefault="004A669A">
            <w:pPr>
              <w:rPr>
                <w:szCs w:val="24"/>
              </w:rPr>
            </w:pPr>
            <w:r>
              <w:t xml:space="preserve">MC dropout para incerteza preditiva; simulação de Monte Carlo aplicada a finanças.</w:t>
            </w:r>
          </w:p>
        </w:tc>
      </w:tr>
      <w:tr w:rsidR="004A669A" w:rsidRPr="004A669A" w14:paraId="5F8C21D4" w14:textId="77777777" w:rsidTr="00B513AB">
        <w:trPr>
          <w:trHeight w:val="2268"/>
        </w:trPr>
        <w:tc>
          <w:tcPr>
            <w:tcW w:w="172" w:type="pct"/>
            <w:vAlign w:val="center"/>
          </w:tcPr>
          <w:p w14:paraId="4F5E57E0" w14:textId="77777777" w:rsidR="004A669A" w:rsidRPr="004A669A" w:rsidRDefault="004A669A">
            <w:pPr>
              <w:jc w:val="center"/>
              <w:rPr>
                <w:szCs w:val="24"/>
              </w:rPr>
            </w:pPr>
            <w:r>
              <w:rPr>
                <w:szCs w:val="24"/>
              </w:rPr>
              <w:t>8</w:t>
            </w:r>
          </w:p>
        </w:tc>
        <w:tc>
          <w:tcPr>
            <w:tcW w:w="988" w:type="pct"/>
          </w:tcPr>
          <w:p w14:paraId="715E1007" w14:textId="77777777" w:rsidR="004A669A" w:rsidRPr="004A669A" w:rsidRDefault="004A669A">
            <w:pPr>
              <w:rPr>
                <w:szCs w:val="24"/>
              </w:rPr>
            </w:pPr>
            <w:r>
              <w:t xml:space="preserve">OE4: Estimar VaR e ES condicionais ao regime e comparar ao MS-GARCH.</w:t>
            </w:r>
          </w:p>
        </w:tc>
        <w:tc>
          <w:tcPr>
            <w:tcW w:w="988" w:type="pct"/>
          </w:tcPr>
          <w:p w14:paraId="4099CCB6" w14:textId="77777777" w:rsidR="004A669A" w:rsidRPr="004A669A" w:rsidRDefault="004A669A">
            <w:pPr>
              <w:rPr>
                <w:szCs w:val="24"/>
              </w:rPr>
            </w:pPr>
            <w:r>
              <w:t xml:space="preserve">Como modelos MS-GARCH se posicionam como benchmark para estimação de VaR e ES condicionais?</w:t>
            </w:r>
          </w:p>
        </w:tc>
        <w:tc>
          <w:tcPr>
            <w:tcW w:w="991" w:type="pct"/>
          </w:tcPr>
          <w:p w14:paraId="674F38CF" w14:textId="77777777" w:rsidR="004A669A" w:rsidRPr="004A669A" w:rsidRDefault="004A669A">
            <w:pPr>
              <w:rPr>
                <w:szCs w:val="24"/>
              </w:rPr>
            </w:pPr>
            <w:r>
              <w:t>Ardia et al. (2019); Haas et al. (2004).</w:t>
            </w:r>
          </w:p>
        </w:tc>
        <w:tc>
          <w:tcPr>
            <w:tcW w:w="1861" w:type="pct"/>
          </w:tcPr>
          <w:p w14:paraId="65433D1B" w14:textId="77777777" w:rsidR="004A669A" w:rsidRPr="004A669A" w:rsidRDefault="004A669A">
            <w:pPr>
              <w:rPr>
                <w:szCs w:val="24"/>
              </w:rPr>
            </w:pPr>
            <w:r>
              <w:t xml:space="preserve">Implementação computacional do MS-GARCH (pacote R MSGARCH); aplicações a backtesting de VaR.</w:t>
            </w:r>
          </w:p>
        </w:tc>
      </w:tr>
      <w:tr w:rsidR="004A669A" w:rsidRPr="004A669A" w14:paraId="45657DFF" w14:textId="77777777" w:rsidTr="00B513AB">
        <w:trPr>
          <w:trHeight w:val="2268"/>
        </w:trPr>
        <w:tc>
          <w:tcPr>
            <w:tcW w:w="172" w:type="pct"/>
            <w:vAlign w:val="center"/>
          </w:tcPr>
          <w:p w14:paraId="1DFAA6DF" w14:textId="77777777" w:rsidR="004A669A" w:rsidRPr="004A669A" w:rsidRDefault="004A669A">
            <w:pPr>
              <w:jc w:val="center"/>
              <w:rPr>
                <w:szCs w:val="24"/>
              </w:rPr>
            </w:pPr>
            <w:r>
              <w:rPr>
                <w:szCs w:val="24"/>
              </w:rPr>
              <w:lastRenderedPageBreak/>
              <w:t>9</w:t>
            </w:r>
          </w:p>
        </w:tc>
        <w:tc>
          <w:tcPr>
            <w:tcW w:w="988" w:type="pct"/>
          </w:tcPr>
          <w:p w14:paraId="33E07F38" w14:textId="77777777" w:rsidR="004A669A" w:rsidRPr="004A669A" w:rsidRDefault="004A669A">
            <w:pPr>
              <w:rPr>
                <w:szCs w:val="24"/>
              </w:rPr>
            </w:pPr>
            <w:r>
              <w:t xml:space="preserve">OE4: Estimar VaR e ES condicionais ao regime e comparar ao MS-GARCH.</w:t>
            </w:r>
          </w:p>
        </w:tc>
        <w:tc>
          <w:tcPr>
            <w:tcW w:w="988" w:type="pct"/>
          </w:tcPr>
          <w:p w14:paraId="467D68C0" w14:textId="77777777" w:rsidR="004A669A" w:rsidRPr="004A669A" w:rsidRDefault="004A669A">
            <w:pPr>
              <w:rPr>
                <w:szCs w:val="24"/>
              </w:rPr>
            </w:pPr>
            <w:r>
              <w:t xml:space="preserve">Quais procedimentos formais validam estimativas de VaR e ES no mercado brasileiro?</w:t>
            </w:r>
          </w:p>
        </w:tc>
        <w:tc>
          <w:tcPr>
            <w:tcW w:w="991" w:type="pct"/>
          </w:tcPr>
          <w:p w14:paraId="54286CAF" w14:textId="77777777" w:rsidR="004A669A" w:rsidRPr="004A669A" w:rsidRDefault="004A669A">
            <w:pPr>
              <w:rPr>
                <w:szCs w:val="24"/>
              </w:rPr>
            </w:pPr>
            <w:r>
              <w:t xml:space="preserve">Kupiec (1995); Christoffersen (1998); estudos FGV sobre VaR.</w:t>
            </w:r>
          </w:p>
        </w:tc>
        <w:tc>
          <w:tcPr>
            <w:tcW w:w="1861" w:type="pct"/>
          </w:tcPr>
          <w:p w14:paraId="2DDE54BC" w14:textId="77777777" w:rsidR="004A669A" w:rsidRPr="004A669A" w:rsidRDefault="004A669A">
            <w:pPr>
              <w:rPr>
                <w:szCs w:val="24"/>
              </w:rPr>
            </w:pPr>
            <w:r>
              <w:t>Testes de cobertura incondicional, condicional e de duração; aplicações ao mercado de capitais brasileiro.</w:t>
            </w:r>
          </w:p>
        </w:tc>
      </w:tr>
      <w:tr w:rsidR="004A669A" w:rsidRPr="004A669A" w14:paraId="380A3C83" w14:textId="77777777" w:rsidTr="00B513AB">
        <w:trPr>
          <w:trHeight w:val="2268"/>
        </w:trPr>
        <w:tc>
          <w:tcPr>
            <w:tcW w:w="172" w:type="pct"/>
            <w:vAlign w:val="center"/>
          </w:tcPr>
          <w:p w14:paraId="619F8756" w14:textId="77777777" w:rsidR="004A669A" w:rsidRPr="004A669A" w:rsidRDefault="004A669A">
            <w:pPr>
              <w:jc w:val="center"/>
              <w:rPr>
                <w:szCs w:val="24"/>
              </w:rPr>
            </w:pPr>
            <w:r>
              <w:rPr>
                <w:szCs w:val="24"/>
              </w:rPr>
              <w:t>10</w:t>
            </w:r>
          </w:p>
        </w:tc>
        <w:tc>
          <w:tcPr>
            <w:tcW w:w="988" w:type="pct"/>
          </w:tcPr>
          <w:p w14:paraId="4017D711" w14:textId="77777777" w:rsidR="004A669A" w:rsidRPr="004A669A" w:rsidRDefault="004A669A">
            <w:pPr>
              <w:rPr>
                <w:szCs w:val="24"/>
              </w:rPr>
            </w:pPr>
            <w:r>
              <w:t xml:space="preserve">OE5: Aplicar SHAP para interpretabilidade das estimativas de risco em cada regime.</w:t>
            </w:r>
          </w:p>
        </w:tc>
        <w:tc>
          <w:tcPr>
            <w:tcW w:w="988" w:type="pct"/>
          </w:tcPr>
          <w:p w14:paraId="6DA2856F" w14:textId="77777777" w:rsidR="004A669A" w:rsidRPr="004A669A" w:rsidRDefault="004A669A">
            <w:pPr>
              <w:rPr>
                <w:szCs w:val="24"/>
              </w:rPr>
            </w:pPr>
            <w:r>
              <w:t xml:space="preserve">Como técnicas de Explainable AI permitem interpretar a contribuição de features em modelos de risco?</w:t>
            </w:r>
          </w:p>
        </w:tc>
        <w:tc>
          <w:tcPr>
            <w:tcW w:w="991" w:type="pct"/>
          </w:tcPr>
          <w:p w14:paraId="0EE5E080" w14:textId="77777777" w:rsidR="004A669A" w:rsidRPr="004A669A" w:rsidRDefault="004A669A">
            <w:pPr>
              <w:rPr>
                <w:szCs w:val="24"/>
              </w:rPr>
            </w:pPr>
            <w:r>
              <w:rPr>
                <w:lang w:val="en-US"/>
              </w:rPr>
              <w:t xml:space="preserve">Lundberg e Lee (2017); Bussmann et al. </w:t>
            </w:r>
            <w:r>
              <w:t>(2021).</w:t>
            </w:r>
          </w:p>
        </w:tc>
        <w:tc>
          <w:tcPr>
            <w:tcW w:w="1861" w:type="pct"/>
          </w:tcPr>
          <w:p w14:paraId="23E234A4" w14:textId="77777777" w:rsidR="004A669A" w:rsidRPr="004A669A" w:rsidRDefault="004A669A">
            <w:pPr>
              <w:rPr>
                <w:szCs w:val="24"/>
              </w:rPr>
            </w:pPr>
            <w:r>
              <w:t xml:space="preserve">Fundamentação teórica dos Shapley values; aplicação de SHAP a modelos de risco financeiro e crédito.</w:t>
            </w:r>
          </w:p>
        </w:tc>
      </w:tr>
    </w:tbl>
    <w:p w14:paraId="7BC04B9F" w14:textId="77777777" w:rsidR="004A669A" w:rsidRDefault="004A669A" w:rsidP="004A669A"/>
    <w:p w14:paraId="1B221165" w14:textId="77777777" w:rsidR="004A669A" w:rsidRDefault="004A669A" w:rsidP="000C44EA">
      <w:pPr>
        <w:pStyle w:val="TextoGeral"/>
        <w:spacing w:after="0"/>
        <w:rPr>
          <w:b/>
        </w:rPr>
      </w:pPr>
    </w:p>
    <w:p w14:paraId="05020246" w14:textId="4DA2F2F9" w:rsidR="00E95AE5" w:rsidRDefault="00E95AE5" w:rsidP="000C44EA">
      <w:pPr>
        <w:pStyle w:val="TextoGeral"/>
        <w:spacing w:after="0"/>
        <w:rPr>
          <w:b/>
        </w:rPr>
        <w:sectPr w:rsidR="00E95AE5" w:rsidSect="00967281">
          <w:pgSz w:w="16838" w:h="11906" w:orient="landscape"/>
          <w:pgMar w:top="1701" w:right="1134" w:bottom="1134" w:left="1701" w:header="1134" w:footer="709" w:gutter="0"/>
          <w:cols w:space="708"/>
          <w:docGrid w:linePitch="360"/>
        </w:sectPr>
      </w:pPr>
    </w:p>
    <w:p w14:paraId="3C2AB02C" w14:textId="3172BCDD" w:rsidR="004A134A" w:rsidRPr="004A134A" w:rsidRDefault="004A134A" w:rsidP="000C44EA">
      <w:pPr>
        <w:pStyle w:val="TextoGeral"/>
        <w:spacing w:after="0"/>
        <w:rPr>
          <w:bCs/>
        </w:rPr>
      </w:pPr>
      <w:r>
        <w:rPr>
          <w:bCs/>
        </w:rPr>
        <w:lastRenderedPageBreak/>
        <w:t>2.3 MODELOS DE VOLATILIDADE E RISCO EM MERCADOS FINANCEIROS</w:t>
      </w:r>
    </w:p>
    <w:p w14:paraId="507CF23C" w14:textId="77777777" w:rsidR="004A134A" w:rsidRPr="004A134A" w:rsidRDefault="004A134A" w:rsidP="004A134A">
      <w:pPr>
        <w:spacing w:after="0"/>
        <w:ind w:firstLine="709"/>
        <w:jc w:val="both"/>
      </w:pPr>
      <w:r>
        <w:t xml:space="preserve">A modelagem da volatilidade é parte da análise do risco financeiro, sobretudo após a consolidação do Value at Risk (VaR) como métrica padrão de gestão de risco a partir da década de 1990. A literatura clássica demonstra que os retornos financeiros apresentam propriedades estatísticas incompatíveis com a hipótese de normalidade homocedástica, destacando-se a presença de caudas pesadas, assimetria, volatilidade agrupada (volatility clustering) e mudanças estruturais ao longo do tempo. Nesse contexto, Engle (1982) propôs o modelo ARCH (Autoregressive Conditional Heteroskedasticity), posteriormente generalizado por Bollerslev (1986) no modelo GARCH, ampliando as ferramentas para modelar a volatilidade condicional.</w:t>
      </w:r>
    </w:p>
    <w:p w14:paraId="6465DA5C" w14:textId="77777777" w:rsidR="004A134A" w:rsidRDefault="004A134A" w:rsidP="004A134A">
      <w:pPr>
        <w:spacing w:after="0"/>
        <w:ind w:firstLine="709"/>
        <w:jc w:val="both"/>
      </w:pPr>
      <w:r>
        <w:t xml:space="preserve">Segundo Mollica (1999), a aplicação de métricas tradicionais de risco ao mercado brasileiro exige cautela devido às características típicas de mercados emergentes, marcados por maior instabilidade macroeconômica, elevada sensibilidade a choques externos e episódios recorrentes de ruptura estrutural. Em sua análise sobre a aplicação do VaR no Brasil, o autor demonstra que abordagens puramente paramétricas baseadas em distribuição normal tendem a subestimar eventos extremos, especialmente em cenários de estresse. Os resultados do estudo indicam que abordagens semiparamétricas e por simulação apresentam desempenho superior em contextos caracterizados por caudas pesadas e heterocedasticidade persistente.</w:t>
      </w:r>
    </w:p>
    <w:p w14:paraId="3276F136" w14:textId="77777777" w:rsidR="004A134A" w:rsidRDefault="004A134A" w:rsidP="004A134A">
      <w:pPr>
        <w:spacing w:after="0"/>
        <w:ind w:firstLine="709"/>
        <w:jc w:val="both"/>
      </w:pPr>
      <w:r>
        <w:t xml:space="preserve">A relevância da volatilidade para a gestão de risco também é destacada por Campani e Duraes (2018), que investigam a previsão da volatilidade da taxa de câmbio USD/BRL combinando medidas de volatilidade implícita e realizada. Os autores argumentam que a volatilidade implícita extraída de mercados de opções incorpora informações prospectivas relevantes que não estão presentes apenas nos retornos históricos. Os resultados empíricos encontrados demonstram que a integração entre volatilidade implícita e realizada melhora significativamente a capacidade preditiva dos modelos de risco, sobretudo em ambientes financeiros sujeitos a choques abruptos e elevada incerteza.</w:t>
      </w:r>
    </w:p>
    <w:p w14:paraId="18106CC7" w14:textId="77777777" w:rsidR="004A134A" w:rsidRDefault="004A134A" w:rsidP="004A134A">
      <w:pPr>
        <w:spacing w:after="0"/>
        <w:ind w:firstLine="709"/>
        <w:jc w:val="both"/>
      </w:pPr>
      <w:r>
        <w:t xml:space="preserve">A evolução regulatória internacional também contribuiu para a crescente importância da modelagem de risco. Conforme discutido por Jorion (2007), o VaR consolidou-se como métrica central para instituições financeiras após a disseminação do RiskMetrics, desenvolvido pelo banco J.P. Morgan. Posteriormente, os acordos de Basileia passaram a exigir mecanismos formais de mensuração e controle de risco de mercado, culminando na substituição progressiva do VaR pelo Expected Shortfall (ES) como principal medida regulatória em Basileia III. Acerbi e Tasche (2002) argumentam que o ES apresenta propriedades matemáticas superiores ao VaR, </w:t>
        <w:lastRenderedPageBreak/>
        <w:t>sobretudo por satisfazer o axioma de subaditividade, sendo classificado como medida coerente de risco.</w:t>
      </w:r>
    </w:p>
    <w:p w14:paraId="4929BEB2" w14:textId="77777777" w:rsidR="004A134A" w:rsidRDefault="004A134A" w:rsidP="004A134A">
      <w:pPr>
        <w:spacing w:after="0"/>
        <w:ind w:firstLine="709"/>
        <w:jc w:val="both"/>
      </w:pPr>
      <w:r>
        <w:t xml:space="preserve">Além da mensuração do risco em si, a literatura enfatiza a importância da validação estatística das estimativas geradas pelos modelos. Kupiec (1995) propôs o teste de cobertura incondicional, cujo objetivo é verificar se a frequência observada de violações do VaR é compatível com o nível nominal estabelecido. Entretanto, Christoffersen (1998) demonstra que avaliar apenas a frequência de violações é insuficiente, uma vez que os erros podem apresentar dependência temporal e clusterização. O autor desenvolve o teste de cobertura condicional, incorporando simultaneamente os critérios de frequência correta e independência serial das violações. Esse procedimento tornou-se referência na literatura aplicada de backtesting e é amplamente utilizado tanto por reguladores quanto pela indústria financeira.</w:t>
      </w:r>
    </w:p>
    <w:p w14:paraId="6185998A" w14:textId="77777777" w:rsidR="004A134A" w:rsidRDefault="004A134A" w:rsidP="004A134A">
      <w:pPr>
        <w:spacing w:after="0"/>
        <w:ind w:firstLine="709"/>
        <w:jc w:val="both"/>
      </w:pPr>
      <w:r>
        <w:t xml:space="preserve">Os avanços recentes em modelagem de risco passaram a incorporar abordagens híbridas, combinando econometria tradicional e técnicas modernas de aprendizado de máquina. Rabbani et al. (2025) argumentam que modelos híbridos como ARIMA-LSTM e GARCH-XGBoost apresentam desempenho superior a abordagens isoladas, especialmente em contextos caracterizados por elevada não linearidade. Segundo os autores, a integração entre modelos econométricos e machine learning permite capturar simultaneamente relações lineares, dependências temporais complexas e interações dinâmicas entre variáveis financeiras. Os resultados encontrados evidenciam ganhos relevantes na previsão de volatilidade e risco, reforçando a tendência recente de convergência entre finanças quantitativas e inteligência artificial.</w:t>
      </w:r>
    </w:p>
    <w:p w14:paraId="5D602C08" w14:textId="77777777" w:rsidR="004A134A" w:rsidRDefault="004A134A" w:rsidP="004A134A">
      <w:pPr>
        <w:pStyle w:val="Heading2"/>
      </w:pPr>
      <w:r>
        <w:t>2.4 MUDANÇAS DE REGIME E HIDDEN MARKOV MODELS</w:t>
      </w:r>
    </w:p>
    <w:p w14:paraId="4D861422" w14:textId="77777777" w:rsidR="004A134A" w:rsidRPr="004A134A" w:rsidRDefault="004A134A" w:rsidP="004A134A">
      <w:pPr>
        <w:spacing w:after="0"/>
        <w:ind w:firstLine="709"/>
        <w:jc w:val="both"/>
      </w:pPr>
      <w:r>
        <w:t xml:space="preserve">Embora os modelos GARCH tenham representado um avanço significativo na modelagem de volatilidade, a literatura passou a reconhecer que a dinâmica dos mercados financeiros frequentemente apresenta mudanças estruturais abruptas incompatíveis com a hipótese de parâmetros constantes ao longo do tempo. Nesse contexto, Hamilton (1989) introduziu o framework de Markov Switching, propondo um modelo em que o processo gerador dos dados depende de estados latentes governados por uma cadeia de Markov não observável.</w:t>
      </w:r>
    </w:p>
    <w:p w14:paraId="2BBF4567" w14:textId="77777777" w:rsidR="004A134A" w:rsidRPr="004A134A" w:rsidRDefault="004A134A" w:rsidP="004A134A">
      <w:pPr>
        <w:spacing w:after="0"/>
        <w:ind w:firstLine="709"/>
        <w:jc w:val="both"/>
      </w:pPr>
      <w:r>
        <w:t xml:space="preserve">O modelo de Hamilton (1989) tornou-se referência para a identificação de regimes econômicos e financeiros, permitindo representar períodos de expansão, recessão, calmaria e estresse como estados distintos com propriedades estatísticas próprias. O autor demonstra empiricamente que o modelo é capaz de identificar de forma consistente diferentes fases do </w:t>
        <w:lastRenderedPageBreak/>
        <w:t xml:space="preserve">ciclo econômico norte-americano, evidenciando superioridade estatística em relação a modelos com parâmetros fixos. Essa abordagem inaugurou uma ampla literatura sobre regime switching aplicada a séries financeiras.</w:t>
      </w:r>
    </w:p>
    <w:p w14:paraId="63D64D38" w14:textId="77777777" w:rsidR="004A134A" w:rsidRPr="004A134A" w:rsidRDefault="004A134A" w:rsidP="004A134A">
      <w:pPr>
        <w:spacing w:after="0"/>
        <w:ind w:firstLine="709"/>
        <w:jc w:val="both"/>
      </w:pPr>
      <w:r>
        <w:t>Segundo Hamilton (1994), uma das principais vantagens dos modelos de mudança de regime é sua capacidade de capturar não linearidades estruturais sem exigir a imposição explícita de pontos de quebra. Em aplicações financeiras, isso se traduz na possibilidade de modelar diferentes comportamentos de volatilidade, retorno e correlação em distintos estados de mercado. Ang e Bekaert (2002) reforçam esse argumento ao demonstrar que regimes de alta volatilidade apresentam propriedades significativamente distintas dos regimes de baixa volatilidade, incluindo persistência elevada, assimetria e mudanças abruptas na dinâmica dos ativos.</w:t>
      </w:r>
    </w:p>
    <w:p w14:paraId="2F5D3E27" w14:textId="77777777" w:rsidR="004A134A" w:rsidRPr="004A134A" w:rsidRDefault="004A134A" w:rsidP="004A134A">
      <w:pPr>
        <w:spacing w:after="0"/>
        <w:ind w:firstLine="709"/>
        <w:jc w:val="both"/>
      </w:pPr>
      <w:r>
        <w:t xml:space="preserve">Os algoritmos de estimação permitem aplicar os modelos de mudança de regime. Rabiner (1989) sistematizou os Hidden Markov Models (HMM), detalhando algoritmos fundamentais como Forward-Backward, Viterbi e Baum-Welch, amplamente utilizados na inferência de estados ocultos e estimação de parâmetros. Embora inicialmente desenvolvidos em processamento de sinais e reconhecimento de fala, os HMM passaram a ser aplicados de forma crescente em finanças quantitativas devido à sua capacidade de inferir regimes latentes de mercado.</w:t>
      </w:r>
    </w:p>
    <w:p w14:paraId="27262BB8" w14:textId="77777777" w:rsidR="004A134A" w:rsidRPr="004A134A" w:rsidRDefault="004A134A" w:rsidP="004A134A">
      <w:pPr>
        <w:spacing w:after="0"/>
        <w:ind w:firstLine="709"/>
        <w:jc w:val="both"/>
      </w:pPr>
      <w:r>
        <w:t xml:space="preserve">Uma extensão importante do framework de Hamilton é o modelo Markov Switching GARCH (MS-GARCH), desenvolvido por Haas, Mittnik e Paolella (2004). Essa abordagem combina a heterocedasticidade condicional típica dos modelos GARCH com a mudança de estados latentes característica do regime switching. Conforme discutido por Ardia et al. (2019), o MS-GARCH oferece uma representação econométrica robusta para séries financeiras sujeitas a mudanças estruturais abruptas, sendo particularmente útil para a estimação de Value at Risk e Expected Shortfall condicionais ao regime.</w:t>
      </w:r>
    </w:p>
    <w:p w14:paraId="7E680B9B" w14:textId="77777777" w:rsidR="004A134A" w:rsidRPr="004A134A" w:rsidRDefault="004A134A" w:rsidP="004A134A">
      <w:pPr>
        <w:spacing w:after="0"/>
        <w:ind w:firstLine="709"/>
        <w:jc w:val="both"/>
      </w:pPr>
      <w:r>
        <w:t xml:space="preserve">Ardia et al. (2019) destacam ainda que o desenvolvimento do pacote MSGARCH em linguagem R facilitou a estimação e o uso desses modelos em aplicações empíricas. Os autores demonstram empiricamente que o MS-GARCH supera o GARCH convencional em períodos de elevada volatilidade, especialmente na modelagem de caudas extremas e no backtesting de métricas de risco. Tais evidências reforçam a relevância do regime switching como mecanismo fundamental para modelagem financeira em mercados emergentes.</w:t>
      </w:r>
    </w:p>
    <w:p w14:paraId="78922A5F" w14:textId="77777777" w:rsidR="004A134A" w:rsidRPr="004A134A" w:rsidRDefault="004A134A" w:rsidP="004A134A">
      <w:pPr>
        <w:spacing w:after="0"/>
        <w:ind w:firstLine="709"/>
        <w:jc w:val="both"/>
      </w:pPr>
      <w:r>
        <w:t xml:space="preserve">No contexto brasileiro, a importância dos modelos de mudança de regime é potencializada pela elevada exposição do mercado a choques macroeconômicos, instabilidade </w:t>
        <w:lastRenderedPageBreak/>
        <w:t xml:space="preserve">política e crises cambiais. Episódios como a recessão de 2015-2016, a pandemia de COVID-19 e os ciclos de aperto monetário recentes evidenciam que a dinâmica dos retornos e da volatilidade no Brasil é fortemente dependente do regime econômico vigente. Dessa forma, a utilização de HMM e MS-GARCH é pertinente ao problema estudado.</w:t>
      </w:r>
    </w:p>
    <w:p w14:paraId="1A708277" w14:textId="77777777" w:rsidR="004A134A" w:rsidRDefault="004A134A" w:rsidP="004A134A">
      <w:pPr>
        <w:pStyle w:val="Heading2"/>
      </w:pPr>
      <w:r>
        <w:t>2.5 DEEP LEARNING, LSTM E INTERPRETABILIDADE EM FINANÇAS</w:t>
      </w:r>
    </w:p>
    <w:p w14:paraId="6949BDC2" w14:textId="77777777" w:rsidR="004A134A" w:rsidRDefault="004A134A" w:rsidP="004A134A">
      <w:pPr>
        <w:spacing w:after="0"/>
        <w:ind w:firstLine="709"/>
        <w:jc w:val="both"/>
      </w:pPr>
      <w:r>
        <w:t xml:space="preserve">A expansão do volume de dados financeiros e o aumento da complexidade dos mercados impulsionaram o uso de técnicas de aprendizado profundo (deep learning) em finanças quantitativas. Diferentemente dos modelos econométricos tradicionais, arquiteturas profundas são capazes de aprender relações altamente não lineares e dependências temporais complexas diretamente dos dados, reduzindo a necessidade de especificação manual de estruturas paramétricas.</w:t>
      </w:r>
    </w:p>
    <w:p w14:paraId="4D01B3F6" w14:textId="77777777" w:rsidR="004A134A" w:rsidRDefault="004A134A" w:rsidP="004A134A">
      <w:pPr>
        <w:spacing w:after="0"/>
        <w:ind w:firstLine="709"/>
        <w:jc w:val="both"/>
      </w:pPr>
      <w:r>
        <w:t xml:space="preserve">Entre as arquiteturas mais relevantes para séries temporais financeiras destacam-se as redes Long Short-Term Memory (LSTM), propostas por Hochreiter e Schmidhuber (1997). Os autores desenvolveram a arquitetura com o objetivo de superar o problema do desaparecimento do gradiente (vanishing gradient), recorrente em redes neurais recorrentes tradicionais. A LSTM utiliza mecanismos de memória e gates de entrada, esquecimento e saída, permitindo preservar dependências de longo prazo ao longo da sequência temporal.</w:t>
      </w:r>
    </w:p>
    <w:p w14:paraId="5561C134" w14:textId="77777777" w:rsidR="004A134A" w:rsidRDefault="004A134A" w:rsidP="004A134A">
      <w:pPr>
        <w:spacing w:after="0"/>
        <w:ind w:firstLine="709"/>
        <w:jc w:val="both"/>
      </w:pPr>
      <w:r>
        <w:t xml:space="preserve">Segundo Hochreiter e Schmidhuber (1997), a LSTM é capaz de aprender relações temporais longas de maneira estável, característica particularmente importante em aplicações financeiras, nas quais choques passados podem influenciar o comportamento futuro da volatilidade e dos retornos. Fischer e Krauss (2018) aplicam a arquitetura ao problema de previsão direcional dos componentes do índice S&amp;P 500 e demonstram empiricamente a superioridade da LSTM em relação a modelos tradicionais como Logistic Regression, Random Forest e redes neurais convencionais.</w:t>
      </w:r>
    </w:p>
    <w:p w14:paraId="223DC3C1" w14:textId="77777777" w:rsidR="004A134A" w:rsidRDefault="004A134A" w:rsidP="004A134A">
      <w:pPr>
        <w:spacing w:after="0"/>
        <w:ind w:firstLine="709"/>
        <w:jc w:val="both"/>
      </w:pPr>
      <w:r>
        <w:t xml:space="preserve">Os resultados encontrados por Fischer e Krauss (2018) mostram que o desempenho da LSTM concentra-se especialmente em períodos de elevada volatilidade, sugerindo que a arquitetura possui capacidade de capturar padrões complexos associados a regimes de estresse. Essa evidência motiva a avaliação de modelos híbridos que integrem explicitamente estruturas de mudança de regime ao processo de previsão profunda.</w:t>
      </w:r>
    </w:p>
    <w:p w14:paraId="368B911D" w14:textId="77777777" w:rsidR="004A134A" w:rsidRDefault="004A134A" w:rsidP="004A134A">
      <w:pPr>
        <w:spacing w:after="0"/>
        <w:ind w:firstLine="709"/>
        <w:jc w:val="both"/>
      </w:pPr>
      <w:r>
        <w:lastRenderedPageBreak/>
        <w:t xml:space="preserve">A literatura recente passou então a explorar combinações entre econometria clássica e deep learning. Rabbani et al. (2025) destacam que modelos híbridos como GARCH-XGBoost e ARIMA-LSTM apresentam ganhos relevantes de desempenho por combinar estruturas lineares e não lineares. Da mesma forma, Sarkar (2025) argumenta que arquiteturas profundas associadas a técnicas de big data possuem maior capacidade de capturar padrões complexos em ambientes financeiros de alta dimensionalidade.</w:t>
      </w:r>
    </w:p>
    <w:p w14:paraId="234AE2BF" w14:textId="77777777" w:rsidR="004A134A" w:rsidRDefault="004A134A" w:rsidP="004A134A">
      <w:pPr>
        <w:spacing w:after="0"/>
        <w:ind w:firstLine="709"/>
        <w:jc w:val="both"/>
      </w:pPr>
      <w:r>
        <w:t xml:space="preserve">Entretanto, apesar dos avanços observados na literatura, grande parte dos modelos profundos ainda trata o regime de mercado como variável exógena ou simplesmente ignora a existência de estados latentes distintos. Essa lacuna é particularmente relevante em mercados emergentes, nos quais mudanças abruptas de regime ocorrem com frequência elevada. O uso dos regimes identificados por HMM como entrada de uma LSTM permite investigar a integração entre aprendizado profundo e modelagem econométrica de regimes.</w:t>
      </w:r>
    </w:p>
    <w:p w14:paraId="0AE991BB" w14:textId="77777777" w:rsidR="004A134A" w:rsidRDefault="004A134A" w:rsidP="004A134A">
      <w:pPr>
        <w:spacing w:after="0"/>
        <w:ind w:firstLine="709"/>
        <w:jc w:val="both"/>
      </w:pPr>
      <w:r>
        <w:t xml:space="preserve">A interpretação das previsões também precisa ser considerada. Conforme argumentam Lundberg e Lee (2017), arquiteturas profundas frequentemente operam como caixas-pretas, dificultando a compreensão das relações aprendidas e limitando sua adoção em ambientes regulados. Os autores propõem o método SHAP (SHapley Additive exPlanations), fundamentado na teoria dos jogos cooperativos, para atribuir importância às variáveis explicativas de maneira consistente.</w:t>
      </w:r>
    </w:p>
    <w:p w14:paraId="3D886C54" w14:textId="77777777" w:rsidR="004A134A" w:rsidRDefault="004A134A" w:rsidP="004A134A">
      <w:pPr>
        <w:spacing w:after="0"/>
        <w:ind w:firstLine="709"/>
        <w:jc w:val="both"/>
      </w:pPr>
      <w:r>
        <w:t xml:space="preserve">Segundo Lundberg e Lee (2017), o SHAP apresenta vantagens importantes em relação a métodos anteriores de interpretabilidade, sobretudo por satisfazer propriedades formais de consistência e aditividade. Em aplicações financeiras, técnicas de Explainable AI passaram a ganhar relevância devido à crescente demanda regulatória por transparência em modelos quantitativos de risco. Bussmann et al. (2021) argumentam que a interpretabilidade contribui para fortalecer a governança de modelos, facilitar auditorias internas e aumentar a confiança de gestores e reguladores nas previsões geradas por algoritmos complexos.</w:t>
      </w:r>
    </w:p>
    <w:p w14:paraId="35B0B19A" w14:textId="77777777" w:rsidR="004A134A" w:rsidRDefault="004A134A" w:rsidP="004A134A">
      <w:pPr>
        <w:spacing w:after="0"/>
        <w:ind w:firstLine="709"/>
        <w:jc w:val="both"/>
      </w:pPr>
      <w:r>
        <w:t xml:space="preserve">A revisão relaciona modelos de mudança de regime, arquiteturas profundas de aprendizado temporal e técnicas de interpretabilidade em inteligência artificial. O trabalho propõe uma arquitetura híbrida capaz de integrar identificação de regimes via HMM, previsão profunda por LSTM e interpretação dos drivers de risco por meio de SHAP.</w:t>
      </w:r>
    </w:p>
    <w:p w14:paraId="0474BC7B" w14:textId="77777777" w:rsidR="004A134A" w:rsidRDefault="004A134A" w:rsidP="000C44EA">
      <w:pPr>
        <w:pStyle w:val="TextoGeral"/>
        <w:spacing w:after="0"/>
        <w:rPr>
          <w:b/>
        </w:rPr>
      </w:pPr>
    </w:p>
    <w:p w14:paraId="391DDBD8" w14:textId="3C6A9521" w:rsidR="004403D1" w:rsidRPr="009C2251" w:rsidRDefault="004403D1" w:rsidP="000C44EA">
      <w:pPr>
        <w:pStyle w:val="TextoGeral"/>
        <w:spacing w:after="0"/>
        <w:rPr>
          <w:b/>
        </w:rPr>
      </w:pPr>
      <w:r>
        <w:rPr>
          <w:b/>
        </w:rPr>
        <w:t>3 METODOLOGIA</w:t>
      </w:r>
    </w:p>
    <w:p w14:paraId="4987D1F3" w14:textId="77777777" w:rsidR="004403D1" w:rsidRDefault="004403D1" w:rsidP="000C44EA">
      <w:pPr>
        <w:pStyle w:val="TextoGeral"/>
        <w:spacing w:after="0"/>
        <w:ind w:firstLine="709"/>
      </w:pPr>
    </w:p>
    <w:p w14:paraId="7A8E2101" w14:textId="77777777" w:rsidR="000C44EA" w:rsidRDefault="000C44EA" w:rsidP="000C44EA">
      <w:pPr>
        <w:spacing w:after="0"/>
        <w:ind w:firstLine="709"/>
        <w:jc w:val="both"/>
      </w:pPr>
      <w:r>
        <w:t xml:space="preserve">A pesquisa é aplicada e quantitativa, voltada à previsão de risco. Quanto aos meios, configura-se como pesquisa experimental e bibliográfica: experimental porque envolve a especificação, calibração e teste de uma arquitetura computacional integrada para estimação de risco, com avaliação empírica em dados reais; e bibliográfica porque os fundamentos teóricos e metodológicos derivam do levantamento sistemático apresentado no Quadro 2 da revisão da literatura. Todos os cinco objetivos específicos são contemplados pelos procedimentos descritos a seguir.</w:t>
      </w:r>
    </w:p>
    <w:p w14:paraId="39951960" w14:textId="77777777" w:rsidR="000C44EA" w:rsidRDefault="000C44EA" w:rsidP="000C44EA">
      <w:pPr>
        <w:spacing w:after="0"/>
        <w:ind w:firstLine="709"/>
        <w:jc w:val="both"/>
      </w:pPr>
      <w:r>
        <w:t xml:space="preserve">A correspondência entre os objetivos específicos e as subseções metodológicas é a seguinte: o OE1 (engenharia de features) é tratado em 3.1 e 3.2; o OE2 (detecção de regimes via HMM) em 3.3; o OE3 (LSTM multivariada com forecast condicional ao regime e Monte Carlo) em 3.4 e 3.5; o OE4 (estimação de VaR e ES condicionais e benchmark MS-GARCH) em 3.6, 3.7 e 3.8; o OE5 (interpretabilidade via SHAP) em 3.9. A subseção 3.10 apresenta as ferramentas de implementação.</w:t>
      </w:r>
    </w:p>
    <w:p w14:paraId="27FB5503" w14:textId="77777777" w:rsidR="007B68DF" w:rsidRDefault="007B68DF">
      <w:pPr>
        <w:pStyle w:val="TextoGeral"/>
        <w:spacing w:after="0"/>
      </w:pPr>
    </w:p>
    <w:p w14:paraId="6FF92576" w14:textId="77777777" w:rsidR="007B68DF" w:rsidRDefault="002E14F8">
      <w:pPr>
        <w:pStyle w:val="TextoGeral"/>
        <w:spacing w:after="0"/>
        <w:rPr>
          <w:b/>
        </w:rPr>
      </w:pPr>
      <w:r>
        <w:rPr>
          <w:b/>
        </w:rPr>
        <w:t>3.1 UNIVERSO DA PESQUISA E AMOSTRA</w:t>
      </w:r>
    </w:p>
    <w:p w14:paraId="441F03BF" w14:textId="42DB9490" w:rsidR="007B68DF" w:rsidRDefault="002E14F8">
      <w:pPr>
        <w:pStyle w:val="TextoGeral"/>
        <w:spacing w:after="0"/>
        <w:ind w:firstLine="709"/>
      </w:pPr>
      <w:r>
        <w:t>O universo da pesquisa compreende ativos representativos do mercado brasileiro, selecionados pelo critério de alta liquidez e diversificação setorial. A amostra é composta por sete séries temporais diárias: quatro ações do Ibovespa (PETR4 — Petróleo e Gás; VALE3 — Mineração; ITUB4 — Setor Financeiro; ABEV3 — Consumo), duas commodities (contratos futuros de petróleo Brent e de ouro, em USD) e a taxa de câmbio USD/BRL. A composição foi definida a priori para garantir a viabilidade do estudo em janela temporal completa e para evitar viés de seleção. A janela cobre o período de 2 de janeiro de 2005 a 31 de dezembro de 2024, totalizando aproximadamente 2.500 observações diárias por série, e foi escolhida por contemplar três regimes economicamente distintos no Brasil: a recessão e crise política de 2015-2016, a recuperação cíclica de 2017-2019, e o ciclo de choques iniciado em 2020 com a pandemia de COVID-19, seguido pela alta de juros, instabilidade fiscal e ciclo eleitoral de 2021-2024.</w:t>
      </w:r>
    </w:p>
    <w:p w14:paraId="74DF952B" w14:textId="77777777" w:rsidR="00012E7C" w:rsidRDefault="002E14F8">
      <w:pPr>
        <w:pStyle w:val="TextoGeral"/>
        <w:spacing w:after="0"/>
        <w:ind w:firstLine="709"/>
      </w:pPr>
      <w:r>
        <w:t xml:space="preserve">A carteira-alvo da estimação de risco é a carteira igualmente ponderada (equal-weighted) entre os sete ativos, opção adotada por neutralidade e por evitar viés associado a esquemas de otimização que poderiam confundir o efeito de regime com o efeito de pesos. Os resultados são reportados também ativo a ativo, em nível univariado, como verificação de robustez.</w:t>
      </w:r>
    </w:p>
    <w:p w14:paraId="406A8A35" w14:textId="77777777" w:rsidR="00012E7C" w:rsidRDefault="002E14F8">
      <w:pPr>
        <w:pStyle w:val="TextoGeral"/>
        <w:spacing w:after="0"/>
        <w:ind w:firstLine="709"/>
      </w:pPr>
      <w:r>
        <w:lastRenderedPageBreak/>
        <w:t xml:space="preserve">A divisão da amostra adota um esquema híbrido: uma divisão inicial 70%/15%/15% (treinamento, validação e teste) para fixar hiperparâmetros, complementada por validação walk-forward (origem deslizante) com janela de treinamento de cinco anos e janela de teste de seis meses, deslizando-se a janela em incrementos de seis meses sobre todo o período disponível, conforme recomendado por Bergmeir, Hyndman e Koo (2018) para séries financeiras. O conjunto final de teste é lacrado e utilizado apenas na avaliação final, garantindo a integridade da inferência out-of-sample.</w:t>
      </w:r>
    </w:p>
    <w:p w14:paraId="5244E932" w14:textId="77777777" w:rsidR="007B68DF" w:rsidRDefault="007B68DF">
      <w:pPr>
        <w:pStyle w:val="TextoGeral"/>
        <w:spacing w:after="0"/>
      </w:pPr>
    </w:p>
    <w:p w14:paraId="38B30A1E" w14:textId="77777777" w:rsidR="007B68DF" w:rsidRDefault="002E14F8">
      <w:pPr>
        <w:pStyle w:val="TextoGeral"/>
        <w:spacing w:after="0"/>
        <w:rPr>
          <w:b/>
        </w:rPr>
      </w:pPr>
      <w:r>
        <w:rPr>
          <w:b/>
        </w:rPr>
        <w:t>3.2 COLETA E ENGENHARIA DE FEATURES</w:t>
      </w:r>
    </w:p>
    <w:p w14:paraId="4797EA67" w14:textId="71A40BF8" w:rsidR="007B68DF" w:rsidRDefault="002E14F8">
      <w:pPr>
        <w:pStyle w:val="TextoGeral"/>
        <w:spacing w:after="0"/>
        <w:ind w:firstLine="709"/>
      </w:pPr>
      <w:r>
        <w:t xml:space="preserve">Os dados são integralmente diários e obtidos de fontes públicas. As cotações de fechamento, abertura, máxima, mínima, bid, ask e volume são extraídas das APIs do Yahoo Finance e da B3 para as ações brasileiras, e do Yahoo Finance para commodities e câmbio. As variáveis macroeconômicas e financeiras complementares são obtidas do Sistema Gerenciador de Séries Temporais (SGS) do Banco Central do Brasil, da base FRED do Federal Reserve de St. Louis e do Ipeadata. A opção pela frequência exclusivamente diária deriva de duas razões: a indisponibilidade de dados intradiários de alta qualidade para todos os ativos da carteira em janela de vinte anos, e a evidência empírica de que proxies de volatilidade baseadas em OHLC apresentam correlação próxima a um com a volatilidade realizada de alta frequência (Patton, 2011; Molnár, 2012), o que torna a frequência diária adequada ao escopo do trabalho.</w:t>
      </w:r>
    </w:p>
    <w:p w14:paraId="2A085287" w14:textId="77777777" w:rsidR="007B68DF" w:rsidRDefault="002E14F8">
      <w:pPr>
        <w:pStyle w:val="TextoGeral"/>
        <w:spacing w:after="0"/>
        <w:ind w:firstLine="709"/>
      </w:pPr>
      <w:r>
        <w:t xml:space="preserve">A engenharia de features contempla quatro grupos de variáveis. O primeiro grupo abrange medidas de volatilidade: volatilidade Garman-Klass (Garman e Klass, 1980), que aproveita os preços de abertura, fechamento, máxima e mínima do dia; volatilidade implícita por proxy (índice CBOE VIX para o mercado global e IVol-B3 para o mercado brasileiro); e volatilidade condicional estimada por GARCH(1,1) univariado para cada ativo. O segundo grupo contempla retornos defasados (lags de 1, 5 e 21 dias) e medidas móveis de assimetria e curtose em janelas de 21 e 63 dias. O terceiro grupo inclui indicadores macroeconômicos e financeiros: taxa Selic, IPCA, IBC-Br, índice EMBI+, e variáveis externas (rendimento dos Treasuries de 10 anos dos EUA e índice DXY). O quarto grupo contém features de microestrutura: bid-ask spread normalizado pelo preço médio (proxy de iliquidez) e volume normalizado por sua média móvel de 21 dias.</w:t>
      </w:r>
    </w:p>
    <w:p w14:paraId="1C52C81B" w14:textId="77777777" w:rsidR="007B68DF" w:rsidRDefault="002E14F8">
      <w:pPr>
        <w:pStyle w:val="TextoGeral"/>
        <w:spacing w:after="0"/>
        <w:ind w:firstLine="709"/>
      </w:pPr>
      <w:r>
        <w:t xml:space="preserve">O pré-processamento contempla tratamento de missing values por interpolação linear apenas para gaps inferiores a três dias úteis (e descarte da janela em casos contrários), normalização das features pelo escore-z calculado exclusivamente sobre o conjunto de treinamento (para evitar vazamento de informação) e teste de estacionariedade via Augmented </w:t>
        <w:lastRenderedPageBreak/>
        <w:t xml:space="preserve">Dickey-Fuller (ADF) e KPSS. Séries não estacionárias são diferenciadas, e a multicolinearidade é avaliada pelo Variance Inflation Factor (VIF), com remoção de features cujo VIF exceda dez.</w:t>
      </w:r>
    </w:p>
    <w:p w14:paraId="2ED37D17" w14:textId="77777777" w:rsidR="007B68DF" w:rsidRDefault="007B68DF">
      <w:pPr>
        <w:pStyle w:val="TextoGeral"/>
        <w:spacing w:after="0"/>
      </w:pPr>
    </w:p>
    <w:p w14:paraId="0272A790" w14:textId="77777777" w:rsidR="007B68DF" w:rsidRDefault="002E14F8">
      <w:pPr>
        <w:pStyle w:val="TextoGeral"/>
        <w:spacing w:after="0"/>
        <w:rPr>
          <w:b/>
        </w:rPr>
      </w:pPr>
      <w:r>
        <w:rPr>
          <w:b/>
        </w:rPr>
        <w:t>3.3 DETECÇÃO DE REGIMES POR HIDDEN MARKOV MODELS</w:t>
      </w:r>
    </w:p>
    <w:p w14:paraId="0392E861" w14:textId="77777777" w:rsidR="007B68DF" w:rsidRDefault="002E14F8">
      <w:pPr>
        <w:pStyle w:val="TextoGeral"/>
        <w:spacing w:after="0"/>
        <w:ind w:firstLine="709"/>
      </w:pPr>
      <w:r>
        <w:t xml:space="preserve">A identificação dos regimes latentes de mercado é realizada por Hidden Markov Models (HMM) gaussianos, conforme formulação clássica de Rabiner (1989) e aplicações financeiras consolidadas por Hamilton (1989, 1994). O HMM é especificado de forma a modelar uma sequência de observações multivariadas (retornos da carteira agregada e medidas de volatilidade realizada) como gerada por uma cadeia de Markov latente de primeira ordem, em que cada estado emite observações segundo uma distribuição gaussiana multivariada com média e matriz de covariância próprias.</w:t>
      </w:r>
    </w:p>
    <w:p w14:paraId="35E97309" w14:textId="77777777" w:rsidR="007B68DF" w:rsidRDefault="002E14F8">
      <w:pPr>
        <w:pStyle w:val="TextoGeral"/>
        <w:spacing w:after="0"/>
        <w:ind w:firstLine="709"/>
      </w:pPr>
      <w:r>
        <w:t xml:space="preserve">O número de estados ocultos é definido por busca em grade no intervalo de dois a quatro estados, com seleção pelo Critério de Informação Bayesiano (BIC) e pelo Critério de Informação de Akaike (AIC), além de inspeção visual da plausibilidade econômica dos regimes identificados (regimes esperados: baixa volatilidade/tendência altista, alta volatilidade/estresse e, eventualmente, regime intermediário ou de transição). A estimação dos parâmetros (matriz de transição, médias e covariâncias condicionais a cada estado) é realizada pelo algoritmo Baum-Welch, variante específica do Expectation-Maximization para HMM, com múltiplas inicializações aleatórias para mitigar a convergência para ótimos locais.</w:t>
      </w:r>
    </w:p>
    <w:p w14:paraId="57EEE7AA" w14:textId="77777777" w:rsidR="007B68DF" w:rsidRDefault="002E14F8">
      <w:pPr>
        <w:pStyle w:val="TextoGeral"/>
        <w:spacing w:after="0"/>
        <w:ind w:firstLine="709"/>
      </w:pPr>
      <w:r>
        <w:t xml:space="preserve">A inferência da sequência mais provável de estados ocultos no conjunto de treinamento utiliza o algoritmo de Viterbi. Para a inferência prospectiva (regime no instante seguinte, dada a história disponível até o instante atual), utiliza-se o algoritmo Forward, evitando lookahead bias. A robustez do modelo é avaliada pela estabilidade da sequência de regimes inferida sob reamostragem por bootstrap em blocos.</w:t>
      </w:r>
    </w:p>
    <w:p w14:paraId="033A59A6" w14:textId="77777777" w:rsidR="007B68DF" w:rsidRDefault="007B68DF">
      <w:pPr>
        <w:pStyle w:val="TextoGeral"/>
        <w:spacing w:after="0"/>
      </w:pPr>
    </w:p>
    <w:p w14:paraId="708DF691" w14:textId="77777777" w:rsidR="007B68DF" w:rsidRDefault="002E14F8">
      <w:pPr>
        <w:pStyle w:val="TextoGeral"/>
        <w:spacing w:after="0"/>
        <w:rPr>
          <w:b/>
        </w:rPr>
      </w:pPr>
      <w:r>
        <w:rPr>
          <w:b/>
        </w:rPr>
        <w:t>3.4 MODELAGEM LSTM MULTIVARIADA CONDICIONAL AO REGIME</w:t>
      </w:r>
    </w:p>
    <w:p w14:paraId="1138FA8A" w14:textId="77777777" w:rsidR="007B68DF" w:rsidRDefault="002E14F8">
      <w:pPr>
        <w:pStyle w:val="TextoGeral"/>
        <w:spacing w:after="0"/>
        <w:ind w:firstLine="709"/>
      </w:pPr>
      <w:r>
        <w:t xml:space="preserve">A previsão multivariada dos retornos da carteira é realizada por rede Long Short-Term Memory (LSTM), conforme arquitetura original de Hochreiter e Schmidhuber (1997), com condicionamento ao regime de mercado por codificação one-hot do estado inferido pelo HMM como feature adicional na entrada da rede. Essa estratégia foi adotada em detrimento da alternativa de treinar uma LSTM independente por regime, por três razões: (i) preserva o tamanho efetivo do conjunto de treinamento, evitando subamostragem em regimes raros; (ii) reduz o risco de overfitting, dada a complexidade da arquitetura proposta e a quantidade </w:t>
        <w:lastRenderedPageBreak/>
        <w:t>limitada de observações disponíveis para o regime de estresse; e (iii) é a configuração predominante na literatura aplicada de modelos híbridos (Fischer e Krauss, 2018).</w:t>
      </w:r>
    </w:p>
    <w:p w14:paraId="51F02CDD" w14:textId="77777777" w:rsidR="00012E7C" w:rsidRDefault="002E14F8">
      <w:pPr>
        <w:pStyle w:val="TextoGeral"/>
        <w:spacing w:after="0"/>
        <w:ind w:firstLine="709"/>
      </w:pPr>
      <w:r>
        <w:t xml:space="preserve">A arquitetura adotada contempla uma camada de entrada com janela de lookback de 42 dias úteis, duas camadas LSTM empilhadas com 64 e 32 unidades respectivamente, ativação tanh, dropout de 0,3 entre as camadas (também aplicado nas conexões recorrentes) e uma camada densa de saída para a previsão dos retornos. A função de perda é o erro quadrático médio (MSE) sobre retornos padronizados e o otimizador é o Adam, com taxa de aprendizado inicial de 0,001 e decaimento exponencial. A escolha desses valores baseia-se na literatura aplicada (Fischer e Krauss, 2018) e em validação em grade restrita sobre o conjunto de validação.</w:t>
      </w:r>
    </w:p>
    <w:p w14:paraId="05F604FD" w14:textId="77777777" w:rsidR="007B68DF" w:rsidRDefault="002E14F8">
      <w:pPr>
        <w:pStyle w:val="TextoGeral"/>
        <w:spacing w:after="0"/>
        <w:ind w:firstLine="709"/>
      </w:pPr>
      <w:r>
        <w:t xml:space="preserve">Em vez de busca bayesiana ampla, adota-se uma busca em grade restrita sobre quatro hiperparâmetros: lookback ∈ {21, 42, 63}, dropout ∈ {0,2, 0,3, 0,4}, batch size ∈ {32, 64} e taxa de aprendizado ∈ {0,001, 0,0005}. A configuração final é selecionada pelo menor erro de validação, com critério de parada antecipada (early stopping) de paciência de 15 épocas. Essa abordagem reduz o risco de overfitting decorrente de exploração excessiva do espaço de hiperparâmetros e mantém a tratabilidade computacional do estudo. A reprodutibilidade é assegurada pela fixação de sementes aleatórias e pela documentação das versões de bibliotecas em arquivo requirements.txt.</w:t>
      </w:r>
    </w:p>
    <w:p w14:paraId="4A2A0433" w14:textId="77777777" w:rsidR="007B68DF" w:rsidRDefault="007B68DF">
      <w:pPr>
        <w:pStyle w:val="TextoGeral"/>
        <w:spacing w:after="0"/>
      </w:pPr>
    </w:p>
    <w:p w14:paraId="48EFEB66" w14:textId="77777777" w:rsidR="007B68DF" w:rsidRDefault="002E14F8">
      <w:pPr>
        <w:pStyle w:val="TextoGeral"/>
        <w:spacing w:after="0"/>
        <w:rPr>
          <w:b/>
        </w:rPr>
      </w:pPr>
      <w:r>
        <w:rPr>
          <w:b/>
        </w:rPr>
        <w:t>3.5 DISTRIBUIÇÃO PREDITIVA VIA MONTE CARLO DROPOUT</w:t>
      </w:r>
    </w:p>
    <w:p w14:paraId="37267DD9" w14:textId="77777777" w:rsidR="007B68DF" w:rsidRDefault="002E14F8">
      <w:pPr>
        <w:pStyle w:val="TextoGeral"/>
        <w:spacing w:after="0"/>
        <w:ind w:firstLine="709"/>
      </w:pPr>
      <w:r>
        <w:t xml:space="preserve">A construção da distribuição preditiva dos retornos da carteira em horizonte de um dia útil é realizada por Monte Carlo Dropout, técnica proposta por Gal e Ghahramani (2016) como aproximação variacional bayesiana para redes neurais profundas. Cabe a distinção: trata-se de uma técnica de amostragem da posterior preditiva por meio do dropout mantido ativo na fase de inferência, não de uma simulação de Monte Carlo clássica (em que se amostraria de uma distribuição paramétrica assumida). Para cada instante de previsão, são realizadas mil passagens da entrada pela rede LSTM treinada, com dropout ativo, gerando-se uma amostra empírica da distribuição preditiva do vetor de retornos.</w:t>
      </w:r>
    </w:p>
    <w:p w14:paraId="5AB6C6D8" w14:textId="77777777" w:rsidR="007B68DF" w:rsidRDefault="002E14F8">
      <w:pPr>
        <w:pStyle w:val="TextoGeral"/>
        <w:spacing w:after="0"/>
        <w:ind w:firstLine="709"/>
      </w:pPr>
      <w:r>
        <w:t xml:space="preserve">O retorno da carteira agregada é então computado, em cada uma das mil amostras, como combinação linear dos retornos individuais segundo os pesos iguais definidos na subseção 3.1. A distribuição empírica resultante de mil valores do retorno da carteira é utilizada para a estimação direta dos quantis de risco descritos na subseção seguinte.</w:t>
      </w:r>
    </w:p>
    <w:p w14:paraId="30F74494" w14:textId="77777777" w:rsidR="007B68DF" w:rsidRDefault="007B68DF">
      <w:pPr>
        <w:pStyle w:val="TextoGeral"/>
        <w:spacing w:after="0"/>
      </w:pPr>
    </w:p>
    <w:p w14:paraId="190EC220" w14:textId="77777777" w:rsidR="007B68DF" w:rsidRDefault="002E14F8">
      <w:pPr>
        <w:pStyle w:val="TextoGeral"/>
        <w:spacing w:after="0"/>
        <w:rPr>
          <w:b/>
        </w:rPr>
      </w:pPr>
      <w:r>
        <w:rPr>
          <w:b/>
        </w:rPr>
        <w:lastRenderedPageBreak/>
        <w:t>3.6 ESTIMAÇÃO DE VAR E EXPECTED SHORTFALL CONDICIONAIS AO REGIME</w:t>
      </w:r>
    </w:p>
    <w:p w14:paraId="663A0FBA" w14:textId="77777777" w:rsidR="007B68DF" w:rsidRDefault="002E14F8">
      <w:pPr>
        <w:pStyle w:val="TextoGeral"/>
        <w:spacing w:after="0"/>
        <w:ind w:firstLine="709"/>
      </w:pPr>
      <w:r>
        <w:t xml:space="preserve">O Value at Risk (VaR) ao nível de confiança alfa é estimado como o quantil empírico negativo da distribuição preditiva dos retornos da carteira, e o Expected Shortfall (ES) como a média dos retornos abaixo desse quantil, conforme definições padronizadas por Jorion (2007) e formalizadas como medida de risco coerente por Acerbi e Tasche (2002). Os níveis de confiança considerados são 95% e 99%, alinhados às recomendações de Basileia III.</w:t>
      </w:r>
    </w:p>
    <w:p w14:paraId="5C7A450F" w14:textId="77777777" w:rsidR="007B68DF" w:rsidRDefault="002E14F8">
      <w:pPr>
        <w:pStyle w:val="TextoGeral"/>
        <w:spacing w:after="0"/>
        <w:ind w:firstLine="709"/>
      </w:pPr>
      <w:r>
        <w:t xml:space="preserve">A particularidade desta proposta consiste na natureza condicional ao regime das estimativas: como a distribuição preditiva é gerada pelo modelo LSTM condicionado ao regime inferido pelo HMM, as métricas VaR e ES variam estruturalmente entre regimes, refletindo a heterogeneidade de risco característica de mercados emergentes. Adicionalmente, computa-se o VaR e o ES não condicionais (média ponderada pelas probabilidades estacionárias dos regimes) para fins comparativos com a literatura tradicional.</w:t>
      </w:r>
    </w:p>
    <w:p w14:paraId="59B83F44" w14:textId="77777777" w:rsidR="007B68DF" w:rsidRDefault="007B68DF">
      <w:pPr>
        <w:pStyle w:val="TextoGeral"/>
        <w:spacing w:after="0"/>
      </w:pPr>
    </w:p>
    <w:p w14:paraId="0C600659" w14:textId="77777777" w:rsidR="007B68DF" w:rsidRDefault="002E14F8">
      <w:pPr>
        <w:pStyle w:val="TextoGeral"/>
        <w:spacing w:after="0"/>
        <w:rPr>
          <w:b/>
        </w:rPr>
      </w:pPr>
      <w:r>
        <w:rPr>
          <w:b/>
        </w:rPr>
        <w:t>3.7 BENCHMARK ECONOMÉTRICO MS-GARCH</w:t>
      </w:r>
    </w:p>
    <w:p w14:paraId="5AE0345C" w14:textId="77777777" w:rsidR="007B68DF" w:rsidRDefault="002E14F8">
      <w:pPr>
        <w:pStyle w:val="TextoGeral"/>
        <w:spacing w:after="0"/>
        <w:ind w:firstLine="709"/>
      </w:pPr>
      <w:r>
        <w:t xml:space="preserve">Como benchmark econométrico, adota-se o modelo Markov Switching GARCH (MS-GARCH), na especificação proposta por Haas, Mittnik e Paolella (2004) e implementada computacionalmente por Ardia et al. (2019). O MS-GARCH combina, em uma estrutura única, a heterocedasticidade condicional do GARCH com a mudança de estados latentes do framework Markov Switching, oferecendo uma abordagem econométrica direta e amplamente reconhecida para o problema de risco condicional ao regime.</w:t>
      </w:r>
    </w:p>
    <w:p w14:paraId="664597D1" w14:textId="77777777" w:rsidR="007B68DF" w:rsidRDefault="002E14F8">
      <w:pPr>
        <w:pStyle w:val="TextoGeral"/>
        <w:spacing w:after="0"/>
        <w:ind w:firstLine="709"/>
      </w:pPr>
      <w:r>
        <w:t xml:space="preserve">A especificação do benchmark contempla MS-GARCH(1,1) com dois e três estados latentes, distribuição de inovações Student-t (para acomodar caudas pesadas) e estimação por máxima verossimilhança. As estimativas de VaR e ES geradas pelo benchmark são obtidas pelo método semiparamétrico filtrado (FHS), também disponível na implementação de referência. A comparação entre a arquitetura proposta e o benchmark é feita ativo a ativo (univariada) e em nível agregado da carteira (com agregação de variâncias individuais ponderadas).</w:t>
      </w:r>
    </w:p>
    <w:p w14:paraId="16DE2A6F" w14:textId="77777777" w:rsidR="007B68DF" w:rsidRDefault="007B68DF">
      <w:pPr>
        <w:pStyle w:val="TextoGeral"/>
        <w:spacing w:after="0"/>
      </w:pPr>
    </w:p>
    <w:p w14:paraId="640EA150" w14:textId="77777777" w:rsidR="007B68DF" w:rsidRDefault="002E14F8">
      <w:pPr>
        <w:pStyle w:val="TextoGeral"/>
        <w:spacing w:after="0"/>
        <w:rPr>
          <w:b/>
        </w:rPr>
      </w:pPr>
      <w:r>
        <w:rPr>
          <w:b/>
        </w:rPr>
        <w:t>3.8 BACKTESTING DAS ESTIMATIVAS DE RISCO</w:t>
      </w:r>
    </w:p>
    <w:p w14:paraId="204F74B9" w14:textId="77777777" w:rsidR="007B68DF" w:rsidRDefault="002E14F8">
      <w:pPr>
        <w:pStyle w:val="TextoGeral"/>
        <w:spacing w:after="0"/>
        <w:ind w:firstLine="709"/>
      </w:pPr>
      <w:r>
        <w:t xml:space="preserve">A validação out-of-sample das estimativas de VaR utiliza três testes formais: o teste de cobertura incondicional de Kupiec (1995), que avalia se a frequência observada de violações é estatisticamente compatível com o nível nominal alfa; o teste de cobertura condicional de Christoffersen (1998), que adicionalmente verifica a independência serial das violações; e o teste de duração entre violações de Christoffersen e Pelletier (2004). Para o Expected Shortfall, </w:t>
        <w:lastRenderedPageBreak/>
        <w:t xml:space="preserve">adota-se o teste de Acerbi e Székely (2014), que avalia diretamente a magnitude esperada das perdas além do quantil.</w:t>
      </w:r>
    </w:p>
    <w:p w14:paraId="233D9DF2" w14:textId="77777777" w:rsidR="007B68DF" w:rsidRDefault="002E14F8">
      <w:pPr>
        <w:pStyle w:val="TextoGeral"/>
        <w:spacing w:after="0"/>
        <w:ind w:firstLine="709"/>
      </w:pPr>
      <w:r>
        <w:t xml:space="preserve">A comparação de desempenho entre os modelos é realizada também por funções de perda específicas para risco, como a função de perda assimétrica de Gonzalez-Rivera, Lee e Mishra (2004) para o VaR e a função quantil-tick de Fissler e Ziegel (2016) para o par (VaR, ES) conjuntamente. A significância estatística das diferenças de desempenho entre modelos é avaliada pelo teste de Diebold-Mariano (DM), com correção de Harvey, Leybourne e Newbold (1997) para amostras pequenas.</w:t>
      </w:r>
    </w:p>
    <w:p w14:paraId="0DE1245C" w14:textId="77777777" w:rsidR="007B68DF" w:rsidRDefault="007B68DF">
      <w:pPr>
        <w:pStyle w:val="TextoGeral"/>
        <w:spacing w:after="0"/>
      </w:pPr>
    </w:p>
    <w:p w14:paraId="113C8FED" w14:textId="77777777" w:rsidR="007B68DF" w:rsidRDefault="002E14F8">
      <w:pPr>
        <w:pStyle w:val="TextoGeral"/>
        <w:spacing w:after="0"/>
        <w:rPr>
          <w:b/>
        </w:rPr>
      </w:pPr>
      <w:r>
        <w:rPr>
          <w:b/>
        </w:rPr>
        <w:t>3.9 ANÁLISE COMPLEMENTAR DE INTERPRETABILIDADE</w:t>
      </w:r>
    </w:p>
    <w:p w14:paraId="5B6A3AE8" w14:textId="77777777" w:rsidR="007B68DF" w:rsidRDefault="002E14F8">
      <w:pPr>
        <w:pStyle w:val="TextoGeral"/>
        <w:spacing w:after="0"/>
        <w:ind w:firstLine="709"/>
      </w:pPr>
      <w:r>
        <w:t xml:space="preserve">Como análise complementar — não como contribuição central do trabalho — aplica-se SHAP (SHapley Additive exPlanations; Lundberg e Lee, 2017) à rede LSTM treinada, para identificar as variáveis mais influentes na previsão dos retornos em cada regime detectado pelo HMM. A implementação utiliza a aproximação DeepSHAP. Os resultados são reportados apenas como ranking de importância global de features por regime, e a discussão verifica se as features dominantes têm aderência à intuição econômica (espera-se, por exemplo, predominância da volatilidade implícita e de variáveis macro em regime de estresse). Essa análise é discutida no capítulo de resultados, mas o sucesso ou insucesso do trabalho não depende dela.</w:t>
      </w:r>
    </w:p>
    <w:p w14:paraId="1562BEE2" w14:textId="77777777" w:rsidR="007B68DF" w:rsidRDefault="007B68DF">
      <w:pPr>
        <w:pStyle w:val="TextoGeral"/>
        <w:spacing w:after="0"/>
      </w:pPr>
    </w:p>
    <w:p w14:paraId="0841AD76" w14:textId="77777777" w:rsidR="007B68DF" w:rsidRDefault="002E14F8">
      <w:pPr>
        <w:pStyle w:val="TextoGeral"/>
        <w:spacing w:after="0"/>
        <w:rPr>
          <w:b/>
        </w:rPr>
      </w:pPr>
      <w:r>
        <w:rPr>
          <w:b/>
        </w:rPr>
        <w:t>3.10 ASPECTOS COMPUTACIONAIS E REPRODUTIBILIDADE</w:t>
      </w:r>
    </w:p>
    <w:p w14:paraId="5AA834AC" w14:textId="77777777" w:rsidR="007B68DF" w:rsidRDefault="002E14F8">
      <w:pPr>
        <w:pStyle w:val="TextoGeral"/>
        <w:spacing w:after="0"/>
        <w:ind w:firstLine="709"/>
      </w:pPr>
      <w:r>
        <w:t xml:space="preserve">A implementação combina Python e R. Em Python, são utilizadas as bibliotecas pandas e NumPy para manipulação de dados, scikit-learn para pré-processamento e métricas, hmmlearn para a calibração dos HMM gaussianos, PyTorch para a implementação das arquiteturas LSTM (com suporte a CUDA para aceleração por GPU quando aplicável), arch para os modelos GARCH univariados e implementações auxiliares de backtesting, e shap para a análise de interpretabilidade. Em R, utiliza-se exclusivamente o pacote MSGARCH (Ardia et al., 2019) para a estimação do benchmark econométrico, com integração ao pipeline Python via interface rpy2 ou exportação intermediária em formato CSV.</w:t>
      </w:r>
    </w:p>
    <w:p w14:paraId="01F99C28" w14:textId="77777777" w:rsidR="007B68DF" w:rsidRDefault="002E14F8">
      <w:pPr>
        <w:pStyle w:val="TextoGeral"/>
        <w:spacing w:after="0"/>
        <w:ind w:firstLine="709"/>
      </w:pPr>
      <w:r>
        <w:t xml:space="preserve">A reprodutibilidade dos experimentos é assegurada pela fixação de sementes aleatórias em todas as etapas estocásticas, pelo registro de versões de bibliotecas em arquivo requirements.txt e renv.lock, e pela disponibilização do código-fonte e dos scripts de processamento em repositório público no GitHub ao final da pesquisa. Considerando que o estudo trabalha exclusivamente com dados secundários públicos de mercado, sem envolver </w:t>
        <w:lastRenderedPageBreak/>
        <w:t>seres humanos, animais ou instituições identificáveis, não há aspectos éticos específicos a serem submetidos a comitê de ética em pesquisa.</w:t>
      </w:r>
    </w:p>
    <w:p w14:paraId="5FE84CB2" w14:textId="77777777" w:rsidR="00012E7C" w:rsidRDefault="00012E7C">
      <w:pPr>
        <w:pStyle w:val="TextoGeral"/>
        <w:spacing w:after="0"/>
      </w:pPr>
    </w:p>
    <w:p w14:paraId="6DD34246" w14:textId="77777777" w:rsidR="00012E7C" w:rsidRDefault="002E14F8">
      <w:pPr>
        <w:pStyle w:val="TextoGeral"/>
        <w:spacing w:after="0"/>
        <w:rPr>
          <w:b/>
        </w:rPr>
      </w:pPr>
      <w:r>
        <w:rPr>
          <w:b/>
        </w:rPr>
        <w:t>3.11 RESULTADOS ESPERADOS E CRITÉRIOS DE SUCESSO</w:t>
      </w:r>
    </w:p>
    <w:p w14:paraId="5CA260B4" w14:textId="77777777" w:rsidR="00012E7C" w:rsidRDefault="002E14F8">
      <w:pPr>
        <w:pStyle w:val="TextoGeral"/>
        <w:spacing w:after="0"/>
        <w:ind w:firstLine="709"/>
      </w:pPr>
      <w:r>
        <w:t>Esta subseção explicita as expectativas qualitativas e quantitativas do trabalho e os critérios pelos quais ele será considerado bem-sucedido. Os resultados esperados são organizados em três níveis. No nível da detecção de regimes (OE2), espera-se que o HMM convirja e identifique dois ou três regimes economicamente interpretáveis, com correspondência clara entre o regime de alta volatilidade e episódios documentados de estresse no período (impeachment de 2016, choque cambial de 2020 associado à COVID-19, ciclo de aperto monetário de 2021-2022). A persistência média dos estados deve ser superior a vinte dias úteis, conforme padrão observado na literatura aplicada (Ang e Bekaert, 2002).</w:t>
      </w:r>
    </w:p>
    <w:p w14:paraId="5C64BB2C" w14:textId="77777777" w:rsidR="00012E7C" w:rsidRDefault="002E14F8">
      <w:pPr>
        <w:pStyle w:val="TextoGeral"/>
        <w:spacing w:after="0"/>
        <w:ind w:firstLine="709"/>
      </w:pPr>
      <w:r>
        <w:t xml:space="preserve">No nível do forecast e da distribuição preditiva (OE3), espera-se que a rede LSTM com condicionamento ao regime apresente erro de previsão out-of-sample menor do que uma LSTM equivalente sem condicionamento e do que modelos baseline (média histórica e GARCH univariado), com diferença estatisticamente significativa pelo teste de Diebold-Mariano. No nível das estimativas de risco (OE4), espera-se que a arquitetura proposta apresente, em regime de alta volatilidade, frequência de violações de VaR a 99% mais próxima da nominal do que o MS-GARCH (hipótese H2), com p-valor do teste de cobertura condicional de Christoffersen superior a 0,05.</w:t>
      </w:r>
    </w:p>
    <w:p w14:paraId="1F6D6266" w14:textId="77777777" w:rsidR="00012E7C" w:rsidRDefault="002E14F8">
      <w:pPr>
        <w:pStyle w:val="TextoGeral"/>
        <w:spacing w:after="0"/>
        <w:ind w:firstLine="709"/>
      </w:pPr>
      <w:r>
        <w:t xml:space="preserve">Os critérios formais de sucesso do trabalho são quatro: (a) o pipeline ponta a ponta deve rodar de forma reprodutível sobre o conjunto de teste lacrado; (b) o HMM deve convergir e identificar regimes economicamente interpretáveis (verificação qualitativa); (c) ao menos uma das três hipóteses H1, H2 ou H3 deve ser sustentada por evidência estatística formal; e (d) a discussão de resultados deve apontar limitações concretas e sugerir extensões. Cabe observar que a refutação das hipóteses também constitui um resultado válido e relevante para o trabalho, na medida em que delimita as condições sob as quais o condicionamento ao regime adiciona ou não valor preditivo.</w:t>
      </w:r>
    </w:p>
    <w:p w14:paraId="4264AD9C" w14:textId="77777777" w:rsidR="000028E5" w:rsidRDefault="000028E5" w:rsidP="000C44EA">
      <w:pPr>
        <w:spacing w:after="0"/>
        <w:ind w:firstLine="709"/>
        <w:jc w:val="both"/>
        <w:sectPr w:rsidR="000028E5" w:rsidSect="00967281">
          <w:pgSz w:w="11906" w:h="16838"/>
          <w:pgMar w:top="1701" w:right="1134" w:bottom="1134" w:left="1701" w:header="1134" w:footer="709" w:gutter="0"/>
          <w:cols w:space="708"/>
          <w:docGrid w:linePitch="360"/>
        </w:sectPr>
      </w:pPr>
    </w:p>
    <w:p w14:paraId="2B65093F" w14:textId="77777777" w:rsidR="007B68DF" w:rsidRPr="00C528AA" w:rsidRDefault="002967C3" w:rsidP="00C528AA">
      <w:pPr>
        <w:spacing w:after="0"/>
        <w:jc w:val="both"/>
        <w:rPr>
          <w:b/>
        </w:rPr>
      </w:pPr>
      <w:r>
        <w:rPr>
          <w:b/>
        </w:rPr>
        <w:lastRenderedPageBreak/>
        <w:t>4 CRONOGRAMA DE ATIVIDADES</w:t>
      </w:r>
    </w:p>
    <w:tbl>
      <w:tblPr>
        <w:tblStyle w:val="TableGrid"/>
        <w:tblW w:w="5000" w:type="pct"/>
        <w:tblLook w:val="04A0" w:firstRow="1" w:lastRow="0" w:firstColumn="1" w:lastColumn="0" w:noHBand="0" w:noVBand="1"/>
      </w:tblPr>
      <w:tblGrid>
        <w:gridCol w:w="2064"/>
        <w:gridCol w:w="5831"/>
        <w:gridCol w:w="457"/>
        <w:gridCol w:w="526"/>
        <w:gridCol w:w="456"/>
        <w:gridCol w:w="517"/>
        <w:gridCol w:w="526"/>
        <w:gridCol w:w="506"/>
        <w:gridCol w:w="498"/>
        <w:gridCol w:w="496"/>
        <w:gridCol w:w="557"/>
        <w:gridCol w:w="526"/>
        <w:gridCol w:w="526"/>
        <w:gridCol w:w="507"/>
      </w:tblGrid>
      <w:tr w:rsidR="00A8502E" w:rsidRPr="00A8502E" w14:paraId="21A6EAB6" w14:textId="77777777" w:rsidTr="00967281">
        <w:trPr>
          <w:trHeight w:val="372"/>
        </w:trPr>
        <w:tc>
          <w:tcPr>
            <w:tcW w:w="5000" w:type="pct"/>
            <w:gridSpan w:val="14"/>
            <w:shd w:val="clear" w:color="auto" w:fill="D9D9D9" w:themeFill="background1" w:themeFillShade="D9"/>
            <w:vAlign w:val="center"/>
          </w:tcPr>
          <w:p w14:paraId="5E208BFA" w14:textId="77777777" w:rsidR="00A8502E" w:rsidRPr="00A8502E" w:rsidRDefault="2317ED83" w:rsidP="79C43BEA">
            <w:pPr>
              <w:spacing w:after="0" w:line="240" w:lineRule="auto"/>
              <w:jc w:val="center"/>
              <w:rPr>
                <w:b/>
                <w:bCs/>
                <w:sz w:val="18"/>
                <w:szCs w:val="18"/>
              </w:rPr>
            </w:pPr>
            <w:r>
              <w:rPr>
                <w:b/>
                <w:bCs/>
                <w:sz w:val="18"/>
                <w:szCs w:val="18"/>
              </w:rPr>
              <w:t>TCC I</w:t>
            </w:r>
          </w:p>
        </w:tc>
      </w:tr>
      <w:tr w:rsidR="00A8502E" w:rsidRPr="00A8502E" w14:paraId="31808AE1" w14:textId="77777777" w:rsidTr="00931902">
        <w:tc>
          <w:tcPr>
            <w:tcW w:w="738" w:type="pct"/>
            <w:vMerge w:val="restart"/>
            <w:shd w:val="clear" w:color="auto" w:fill="DDD9C3" w:themeFill="background2" w:themeFillShade="E6"/>
            <w:vAlign w:val="center"/>
          </w:tcPr>
          <w:p w14:paraId="1B870962" w14:textId="77777777" w:rsidR="00A8502E" w:rsidRPr="00A8502E" w:rsidRDefault="2317ED83" w:rsidP="79C43BEA">
            <w:pPr>
              <w:spacing w:after="0" w:line="240" w:lineRule="auto"/>
              <w:jc w:val="center"/>
              <w:rPr>
                <w:b/>
                <w:bCs/>
                <w:sz w:val="18"/>
                <w:szCs w:val="18"/>
              </w:rPr>
            </w:pPr>
            <w:r>
              <w:rPr>
                <w:b/>
                <w:bCs/>
                <w:sz w:val="18"/>
                <w:szCs w:val="18"/>
              </w:rPr>
              <w:t>FASE</w:t>
            </w:r>
          </w:p>
        </w:tc>
        <w:tc>
          <w:tcPr>
            <w:tcW w:w="2084" w:type="pct"/>
            <w:vMerge w:val="restart"/>
            <w:shd w:val="clear" w:color="auto" w:fill="DDD9C3" w:themeFill="background2" w:themeFillShade="E6"/>
            <w:vAlign w:val="center"/>
          </w:tcPr>
          <w:p w14:paraId="267FB019" w14:textId="77777777" w:rsidR="00A8502E" w:rsidRPr="00A8502E" w:rsidRDefault="00A8502E" w:rsidP="79C43BEA">
            <w:pPr>
              <w:spacing w:after="0" w:line="240" w:lineRule="auto"/>
              <w:jc w:val="center"/>
              <w:rPr>
                <w:b/>
                <w:bCs/>
                <w:sz w:val="18"/>
                <w:szCs w:val="18"/>
              </w:rPr>
            </w:pPr>
            <w:r>
              <w:rPr>
                <w:sz w:val="18"/>
                <w:szCs w:val="18"/>
              </w:rPr>
              <w:br w:type="page"/>
            </w:r>
            <w:r>
              <w:rPr>
                <w:b/>
                <w:bCs/>
                <w:color w:val="000000" w:themeColor="text1"/>
                <w:sz w:val="18"/>
                <w:szCs w:val="18"/>
              </w:rPr>
              <w:t>ATIVIDADES</w:t>
            </w:r>
          </w:p>
        </w:tc>
        <w:tc>
          <w:tcPr>
            <w:tcW w:w="2178" w:type="pct"/>
            <w:gridSpan w:val="12"/>
            <w:shd w:val="clear" w:color="auto" w:fill="DDD9C3" w:themeFill="background2" w:themeFillShade="E6"/>
            <w:vAlign w:val="center"/>
          </w:tcPr>
          <w:p w14:paraId="0B936B1A" w14:textId="77777777" w:rsidR="00A8502E" w:rsidRPr="00A8502E" w:rsidRDefault="2317ED83" w:rsidP="79C43BEA">
            <w:pPr>
              <w:spacing w:after="0" w:line="240" w:lineRule="auto"/>
              <w:jc w:val="center"/>
              <w:rPr>
                <w:b/>
                <w:bCs/>
                <w:sz w:val="18"/>
                <w:szCs w:val="18"/>
              </w:rPr>
            </w:pPr>
            <w:r>
              <w:rPr>
                <w:b/>
                <w:bCs/>
                <w:sz w:val="18"/>
                <w:szCs w:val="18"/>
              </w:rPr>
              <w:t>Mês</w:t>
            </w:r>
          </w:p>
        </w:tc>
      </w:tr>
      <w:tr w:rsidR="00A8502E" w:rsidRPr="00A8502E" w14:paraId="2384A0D9" w14:textId="77777777" w:rsidTr="00931902">
        <w:trPr>
          <w:trHeight w:val="588"/>
        </w:trPr>
        <w:tc>
          <w:tcPr>
            <w:tcW w:w="738" w:type="pct"/>
            <w:vMerge/>
            <w:vAlign w:val="center"/>
          </w:tcPr>
          <w:p w14:paraId="2B5CA9B0" w14:textId="77777777" w:rsidR="00A8502E" w:rsidRPr="00A8502E" w:rsidRDefault="00A8502E" w:rsidP="00A8502E">
            <w:pPr>
              <w:spacing w:after="0" w:line="240" w:lineRule="auto"/>
              <w:jc w:val="center"/>
              <w:rPr>
                <w:b/>
                <w:sz w:val="20"/>
                <w:szCs w:val="20"/>
              </w:rPr>
            </w:pPr>
          </w:p>
        </w:tc>
        <w:tc>
          <w:tcPr>
            <w:tcW w:w="2084" w:type="pct"/>
            <w:vMerge/>
            <w:vAlign w:val="center"/>
          </w:tcPr>
          <w:p w14:paraId="1CE69783" w14:textId="77777777" w:rsidR="00A8502E" w:rsidRPr="00A8502E" w:rsidRDefault="00A8502E" w:rsidP="00A8502E">
            <w:pPr>
              <w:spacing w:after="0" w:line="240" w:lineRule="auto"/>
              <w:jc w:val="center"/>
              <w:rPr>
                <w:b/>
                <w:sz w:val="20"/>
                <w:szCs w:val="20"/>
              </w:rPr>
            </w:pPr>
          </w:p>
        </w:tc>
        <w:tc>
          <w:tcPr>
            <w:tcW w:w="163" w:type="pct"/>
            <w:shd w:val="clear" w:color="auto" w:fill="DDD9C3" w:themeFill="background2" w:themeFillShade="E6"/>
            <w:vAlign w:val="center"/>
          </w:tcPr>
          <w:p w14:paraId="554F3682" w14:textId="16232615" w:rsidR="00A8502E" w:rsidRPr="00A8502E" w:rsidRDefault="00931902" w:rsidP="00C5592E">
            <w:pPr>
              <w:spacing w:after="0" w:line="240" w:lineRule="auto"/>
              <w:jc w:val="center"/>
              <w:rPr>
                <w:b/>
                <w:bCs/>
                <w:sz w:val="18"/>
                <w:szCs w:val="18"/>
              </w:rPr>
            </w:pPr>
            <w:r>
              <w:rPr>
                <w:b/>
                <w:bCs/>
                <w:sz w:val="18"/>
                <w:szCs w:val="18"/>
              </w:rPr>
              <w:t>Jul</w:t>
            </w:r>
          </w:p>
        </w:tc>
        <w:tc>
          <w:tcPr>
            <w:tcW w:w="188" w:type="pct"/>
            <w:shd w:val="clear" w:color="auto" w:fill="DDD9C3" w:themeFill="background2" w:themeFillShade="E6"/>
            <w:vAlign w:val="center"/>
          </w:tcPr>
          <w:p w14:paraId="5AEB02B9" w14:textId="71C67B22" w:rsidR="00A8502E" w:rsidRPr="00A8502E" w:rsidRDefault="00931902" w:rsidP="00C5592E">
            <w:pPr>
              <w:spacing w:after="0" w:line="240" w:lineRule="auto"/>
              <w:jc w:val="center"/>
              <w:rPr>
                <w:b/>
                <w:bCs/>
                <w:sz w:val="18"/>
                <w:szCs w:val="18"/>
              </w:rPr>
            </w:pPr>
            <w:r>
              <w:rPr>
                <w:b/>
                <w:bCs/>
                <w:sz w:val="18"/>
                <w:szCs w:val="18"/>
              </w:rPr>
              <w:t>Ago</w:t>
            </w:r>
          </w:p>
        </w:tc>
        <w:tc>
          <w:tcPr>
            <w:tcW w:w="163" w:type="pct"/>
            <w:shd w:val="clear" w:color="auto" w:fill="DDD9C3" w:themeFill="background2" w:themeFillShade="E6"/>
            <w:vAlign w:val="center"/>
          </w:tcPr>
          <w:p w14:paraId="04D469D3" w14:textId="0C8FDE4B" w:rsidR="00A8502E" w:rsidRPr="00A8502E" w:rsidRDefault="00931902" w:rsidP="00C5592E">
            <w:pPr>
              <w:spacing w:after="0" w:line="240" w:lineRule="auto"/>
              <w:jc w:val="center"/>
              <w:rPr>
                <w:b/>
                <w:bCs/>
                <w:sz w:val="18"/>
                <w:szCs w:val="18"/>
              </w:rPr>
            </w:pPr>
            <w:r>
              <w:rPr>
                <w:b/>
                <w:bCs/>
                <w:sz w:val="18"/>
                <w:szCs w:val="18"/>
              </w:rPr>
              <w:t>Set</w:t>
            </w:r>
          </w:p>
        </w:tc>
        <w:tc>
          <w:tcPr>
            <w:tcW w:w="185" w:type="pct"/>
            <w:shd w:val="clear" w:color="auto" w:fill="DDD9C3" w:themeFill="background2" w:themeFillShade="E6"/>
            <w:vAlign w:val="center"/>
          </w:tcPr>
          <w:p w14:paraId="63EC655E" w14:textId="082D3EE5" w:rsidR="00A8502E" w:rsidRPr="00A8502E" w:rsidRDefault="00931902" w:rsidP="00C5592E">
            <w:pPr>
              <w:spacing w:after="0" w:line="240" w:lineRule="auto"/>
              <w:jc w:val="center"/>
              <w:rPr>
                <w:b/>
                <w:bCs/>
                <w:sz w:val="18"/>
                <w:szCs w:val="18"/>
              </w:rPr>
            </w:pPr>
            <w:r>
              <w:rPr>
                <w:b/>
                <w:bCs/>
                <w:sz w:val="18"/>
                <w:szCs w:val="18"/>
              </w:rPr>
              <w:t>Out</w:t>
            </w:r>
          </w:p>
        </w:tc>
        <w:tc>
          <w:tcPr>
            <w:tcW w:w="188" w:type="pct"/>
            <w:shd w:val="clear" w:color="auto" w:fill="DDD9C3" w:themeFill="background2" w:themeFillShade="E6"/>
            <w:vAlign w:val="center"/>
          </w:tcPr>
          <w:p w14:paraId="7EF9BD4F" w14:textId="510D84DE" w:rsidR="00A8502E" w:rsidRPr="00A8502E" w:rsidRDefault="00931902" w:rsidP="00C5592E">
            <w:pPr>
              <w:spacing w:after="0" w:line="240" w:lineRule="auto"/>
              <w:jc w:val="center"/>
              <w:rPr>
                <w:b/>
                <w:bCs/>
                <w:sz w:val="18"/>
                <w:szCs w:val="18"/>
              </w:rPr>
            </w:pPr>
            <w:r>
              <w:rPr>
                <w:b/>
                <w:bCs/>
                <w:sz w:val="18"/>
                <w:szCs w:val="18"/>
              </w:rPr>
              <w:t>Nov</w:t>
            </w:r>
          </w:p>
        </w:tc>
        <w:tc>
          <w:tcPr>
            <w:tcW w:w="181" w:type="pct"/>
            <w:shd w:val="clear" w:color="auto" w:fill="DDD9C3" w:themeFill="background2" w:themeFillShade="E6"/>
            <w:vAlign w:val="center"/>
          </w:tcPr>
          <w:p w14:paraId="4DE06AB2" w14:textId="27707333" w:rsidR="00A8502E" w:rsidRPr="00A8502E" w:rsidRDefault="00931902" w:rsidP="00C5592E">
            <w:pPr>
              <w:spacing w:after="0" w:line="240" w:lineRule="auto"/>
              <w:jc w:val="center"/>
              <w:rPr>
                <w:b/>
                <w:bCs/>
                <w:sz w:val="18"/>
                <w:szCs w:val="18"/>
              </w:rPr>
            </w:pPr>
            <w:r>
              <w:rPr>
                <w:b/>
                <w:bCs/>
                <w:sz w:val="18"/>
                <w:szCs w:val="18"/>
              </w:rPr>
              <w:t>Dez</w:t>
            </w:r>
          </w:p>
        </w:tc>
        <w:tc>
          <w:tcPr>
            <w:tcW w:w="178" w:type="pct"/>
            <w:shd w:val="clear" w:color="auto" w:fill="DDD9C3" w:themeFill="background2" w:themeFillShade="E6"/>
            <w:vAlign w:val="center"/>
          </w:tcPr>
          <w:p w14:paraId="356A1731" w14:textId="78015B64" w:rsidR="00A8502E" w:rsidRPr="00A8502E" w:rsidRDefault="00931902" w:rsidP="00C5592E">
            <w:pPr>
              <w:spacing w:after="0" w:line="240" w:lineRule="auto"/>
              <w:jc w:val="center"/>
              <w:rPr>
                <w:b/>
                <w:bCs/>
                <w:sz w:val="18"/>
                <w:szCs w:val="18"/>
              </w:rPr>
            </w:pPr>
            <w:r>
              <w:rPr>
                <w:b/>
                <w:bCs/>
                <w:sz w:val="18"/>
                <w:szCs w:val="18"/>
              </w:rPr>
              <w:t>Jan</w:t>
            </w:r>
          </w:p>
        </w:tc>
        <w:tc>
          <w:tcPr>
            <w:tcW w:w="177" w:type="pct"/>
            <w:shd w:val="clear" w:color="auto" w:fill="DDD9C3" w:themeFill="background2" w:themeFillShade="E6"/>
            <w:vAlign w:val="center"/>
          </w:tcPr>
          <w:p w14:paraId="42087530" w14:textId="026C696E" w:rsidR="00A8502E" w:rsidRPr="00A8502E" w:rsidRDefault="00931902" w:rsidP="00C5592E">
            <w:pPr>
              <w:spacing w:after="0" w:line="240" w:lineRule="auto"/>
              <w:jc w:val="center"/>
              <w:rPr>
                <w:b/>
                <w:bCs/>
                <w:sz w:val="18"/>
                <w:szCs w:val="18"/>
              </w:rPr>
            </w:pPr>
            <w:r>
              <w:rPr>
                <w:b/>
                <w:bCs/>
                <w:sz w:val="18"/>
                <w:szCs w:val="18"/>
              </w:rPr>
              <w:t>Fev</w:t>
            </w:r>
          </w:p>
        </w:tc>
        <w:tc>
          <w:tcPr>
            <w:tcW w:w="199" w:type="pct"/>
            <w:shd w:val="clear" w:color="auto" w:fill="DDD9C3" w:themeFill="background2" w:themeFillShade="E6"/>
            <w:vAlign w:val="center"/>
          </w:tcPr>
          <w:p w14:paraId="598489BA" w14:textId="68B10D16" w:rsidR="00A8502E" w:rsidRPr="00A8502E" w:rsidRDefault="00931902" w:rsidP="00C5592E">
            <w:pPr>
              <w:spacing w:after="0" w:line="240" w:lineRule="auto"/>
              <w:jc w:val="center"/>
              <w:rPr>
                <w:b/>
                <w:bCs/>
                <w:sz w:val="18"/>
                <w:szCs w:val="18"/>
              </w:rPr>
            </w:pPr>
            <w:r>
              <w:rPr>
                <w:b/>
                <w:bCs/>
                <w:sz w:val="18"/>
                <w:szCs w:val="18"/>
              </w:rPr>
              <w:t>Mar</w:t>
            </w:r>
          </w:p>
        </w:tc>
        <w:tc>
          <w:tcPr>
            <w:tcW w:w="188" w:type="pct"/>
            <w:shd w:val="clear" w:color="auto" w:fill="DDD9C3" w:themeFill="background2" w:themeFillShade="E6"/>
            <w:vAlign w:val="center"/>
          </w:tcPr>
          <w:p w14:paraId="61160B56" w14:textId="34ACBE4D" w:rsidR="00A8502E" w:rsidRPr="00A8502E" w:rsidRDefault="00931902" w:rsidP="00C5592E">
            <w:pPr>
              <w:spacing w:after="0" w:line="240" w:lineRule="auto"/>
              <w:jc w:val="center"/>
              <w:rPr>
                <w:b/>
                <w:bCs/>
                <w:sz w:val="18"/>
                <w:szCs w:val="18"/>
              </w:rPr>
            </w:pPr>
            <w:r>
              <w:rPr>
                <w:b/>
                <w:bCs/>
                <w:sz w:val="18"/>
                <w:szCs w:val="18"/>
              </w:rPr>
              <w:t>Abr</w:t>
            </w:r>
          </w:p>
        </w:tc>
        <w:tc>
          <w:tcPr>
            <w:tcW w:w="188" w:type="pct"/>
            <w:shd w:val="clear" w:color="auto" w:fill="DDD9C3" w:themeFill="background2" w:themeFillShade="E6"/>
            <w:vAlign w:val="center"/>
          </w:tcPr>
          <w:p w14:paraId="7CFECB1D" w14:textId="3D5064FF" w:rsidR="00A8502E" w:rsidRPr="00A8502E" w:rsidRDefault="00931902" w:rsidP="00C5592E">
            <w:pPr>
              <w:spacing w:after="0" w:line="240" w:lineRule="auto"/>
              <w:jc w:val="center"/>
              <w:rPr>
                <w:b/>
                <w:bCs/>
                <w:sz w:val="18"/>
                <w:szCs w:val="18"/>
              </w:rPr>
            </w:pPr>
            <w:r>
              <w:rPr>
                <w:b/>
                <w:bCs/>
                <w:sz w:val="18"/>
                <w:szCs w:val="18"/>
              </w:rPr>
              <w:t>Mai</w:t>
            </w:r>
          </w:p>
        </w:tc>
        <w:tc>
          <w:tcPr>
            <w:tcW w:w="181" w:type="pct"/>
            <w:shd w:val="clear" w:color="auto" w:fill="DDD9C3" w:themeFill="background2" w:themeFillShade="E6"/>
            <w:vAlign w:val="center"/>
          </w:tcPr>
          <w:p w14:paraId="37DFE5EE" w14:textId="311A24D3" w:rsidR="00A8502E" w:rsidRPr="00A8502E" w:rsidRDefault="00931902" w:rsidP="00931902">
            <w:pPr>
              <w:spacing w:after="0" w:line="240" w:lineRule="auto"/>
              <w:rPr>
                <w:b/>
                <w:bCs/>
                <w:sz w:val="18"/>
                <w:szCs w:val="18"/>
              </w:rPr>
            </w:pPr>
            <w:r>
              <w:rPr>
                <w:b/>
                <w:bCs/>
                <w:sz w:val="18"/>
                <w:szCs w:val="18"/>
              </w:rPr>
              <w:t>Jun</w:t>
            </w:r>
          </w:p>
        </w:tc>
      </w:tr>
      <w:tr w:rsidR="00A8502E" w:rsidRPr="00A8502E" w14:paraId="7E4B2BBB" w14:textId="77777777" w:rsidTr="00931902">
        <w:trPr>
          <w:trHeight w:val="460"/>
        </w:trPr>
        <w:tc>
          <w:tcPr>
            <w:tcW w:w="738" w:type="pct"/>
            <w:vAlign w:val="center"/>
          </w:tcPr>
          <w:p w14:paraId="321B5FF4" w14:textId="77777777" w:rsidR="00A8502E" w:rsidRPr="00A8502E" w:rsidRDefault="2317ED83" w:rsidP="79C43BEA">
            <w:pPr>
              <w:spacing w:after="0" w:line="240" w:lineRule="auto"/>
              <w:jc w:val="center"/>
              <w:rPr>
                <w:b/>
                <w:bCs/>
                <w:sz w:val="22"/>
              </w:rPr>
            </w:pPr>
            <w:r>
              <w:rPr>
                <w:color w:val="000000" w:themeColor="text1"/>
                <w:sz w:val="22"/>
              </w:rPr>
              <w:t>Planejamento do TCC I</w:t>
            </w:r>
          </w:p>
        </w:tc>
        <w:tc>
          <w:tcPr>
            <w:tcW w:w="2084" w:type="pct"/>
            <w:vAlign w:val="center"/>
          </w:tcPr>
          <w:p w14:paraId="5F3CD32E" w14:textId="77777777" w:rsidR="00A8502E" w:rsidRPr="00A8502E" w:rsidRDefault="2317ED83" w:rsidP="79C43BEA">
            <w:pPr>
              <w:spacing w:after="0" w:line="240" w:lineRule="auto"/>
              <w:jc w:val="center"/>
              <w:rPr>
                <w:b/>
                <w:bCs/>
                <w:sz w:val="22"/>
              </w:rPr>
            </w:pPr>
            <w:r>
              <w:rPr>
                <w:color w:val="000000" w:themeColor="text1"/>
                <w:sz w:val="22"/>
              </w:rPr>
              <w:t>Análise e revisão do Projeto</w:t>
            </w:r>
          </w:p>
        </w:tc>
        <w:tc>
          <w:tcPr>
            <w:tcW w:w="163" w:type="pct"/>
            <w:shd w:val="clear" w:color="auto" w:fill="00B050"/>
            <w:vAlign w:val="center"/>
          </w:tcPr>
          <w:p w14:paraId="3B7E66C0" w14:textId="77777777" w:rsidR="00A8502E" w:rsidRPr="00A8502E" w:rsidRDefault="00A8502E" w:rsidP="79C43BEA">
            <w:pPr>
              <w:spacing w:after="0" w:line="240" w:lineRule="auto"/>
              <w:jc w:val="center"/>
              <w:rPr>
                <w:b/>
                <w:bCs/>
                <w:sz w:val="22"/>
              </w:rPr>
            </w:pPr>
          </w:p>
        </w:tc>
        <w:tc>
          <w:tcPr>
            <w:tcW w:w="188" w:type="pct"/>
            <w:shd w:val="clear" w:color="auto" w:fill="00B050"/>
            <w:vAlign w:val="center"/>
          </w:tcPr>
          <w:p w14:paraId="7B38A1D2" w14:textId="77777777" w:rsidR="00A8502E" w:rsidRPr="00A8502E" w:rsidRDefault="00A8502E" w:rsidP="79C43BEA">
            <w:pPr>
              <w:spacing w:after="0" w:line="240" w:lineRule="auto"/>
              <w:jc w:val="center"/>
              <w:rPr>
                <w:b/>
                <w:bCs/>
                <w:sz w:val="22"/>
              </w:rPr>
            </w:pPr>
          </w:p>
        </w:tc>
        <w:tc>
          <w:tcPr>
            <w:tcW w:w="163" w:type="pct"/>
            <w:shd w:val="clear" w:color="auto" w:fill="FFFFFF" w:themeFill="background1"/>
            <w:vAlign w:val="center"/>
          </w:tcPr>
          <w:p w14:paraId="46A4FFD5" w14:textId="77777777" w:rsidR="00A8502E" w:rsidRPr="00A8502E" w:rsidRDefault="00A8502E" w:rsidP="79C43BEA">
            <w:pPr>
              <w:spacing w:after="0" w:line="240" w:lineRule="auto"/>
              <w:jc w:val="center"/>
              <w:rPr>
                <w:b/>
                <w:bCs/>
                <w:sz w:val="22"/>
              </w:rPr>
            </w:pPr>
          </w:p>
        </w:tc>
        <w:tc>
          <w:tcPr>
            <w:tcW w:w="185" w:type="pct"/>
            <w:shd w:val="clear" w:color="auto" w:fill="FFFFFF" w:themeFill="background1"/>
            <w:vAlign w:val="center"/>
          </w:tcPr>
          <w:p w14:paraId="42F762AC"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27914796" w14:textId="77777777" w:rsidR="00A8502E" w:rsidRPr="00A8502E" w:rsidRDefault="00A8502E" w:rsidP="79C43BEA">
            <w:pPr>
              <w:spacing w:after="0" w:line="240" w:lineRule="auto"/>
              <w:jc w:val="center"/>
              <w:rPr>
                <w:b/>
                <w:bCs/>
                <w:sz w:val="22"/>
              </w:rPr>
            </w:pPr>
          </w:p>
        </w:tc>
        <w:tc>
          <w:tcPr>
            <w:tcW w:w="181" w:type="pct"/>
            <w:shd w:val="clear" w:color="auto" w:fill="FFFFFF" w:themeFill="background1"/>
            <w:vAlign w:val="center"/>
          </w:tcPr>
          <w:p w14:paraId="0B741CF0" w14:textId="77777777" w:rsidR="00A8502E" w:rsidRPr="00A8502E" w:rsidRDefault="00A8502E" w:rsidP="79C43BEA">
            <w:pPr>
              <w:spacing w:after="0" w:line="240" w:lineRule="auto"/>
              <w:jc w:val="center"/>
              <w:rPr>
                <w:b/>
                <w:bCs/>
                <w:sz w:val="18"/>
                <w:szCs w:val="18"/>
              </w:rPr>
            </w:pPr>
          </w:p>
        </w:tc>
        <w:tc>
          <w:tcPr>
            <w:tcW w:w="178" w:type="pct"/>
            <w:shd w:val="clear" w:color="auto" w:fill="FFFFFF" w:themeFill="background1"/>
            <w:vAlign w:val="center"/>
          </w:tcPr>
          <w:p w14:paraId="0086D5B2" w14:textId="77777777" w:rsidR="00A8502E" w:rsidRPr="00A8502E" w:rsidRDefault="00A8502E" w:rsidP="79C43BEA">
            <w:pPr>
              <w:spacing w:after="0" w:line="240" w:lineRule="auto"/>
              <w:jc w:val="center"/>
              <w:rPr>
                <w:b/>
                <w:bCs/>
                <w:sz w:val="18"/>
                <w:szCs w:val="18"/>
              </w:rPr>
            </w:pPr>
          </w:p>
        </w:tc>
        <w:tc>
          <w:tcPr>
            <w:tcW w:w="177" w:type="pct"/>
            <w:shd w:val="clear" w:color="auto" w:fill="FFFFFF" w:themeFill="background1"/>
            <w:vAlign w:val="center"/>
          </w:tcPr>
          <w:p w14:paraId="4FC0AB1C" w14:textId="77777777" w:rsidR="00A8502E" w:rsidRPr="00A8502E" w:rsidRDefault="00A8502E" w:rsidP="79C43BEA">
            <w:pPr>
              <w:spacing w:after="0" w:line="240" w:lineRule="auto"/>
              <w:jc w:val="center"/>
              <w:rPr>
                <w:b/>
                <w:bCs/>
                <w:sz w:val="18"/>
                <w:szCs w:val="18"/>
              </w:rPr>
            </w:pPr>
          </w:p>
        </w:tc>
        <w:tc>
          <w:tcPr>
            <w:tcW w:w="199" w:type="pct"/>
            <w:shd w:val="clear" w:color="auto" w:fill="FFFFFF" w:themeFill="background1"/>
            <w:vAlign w:val="center"/>
          </w:tcPr>
          <w:p w14:paraId="2D7139C6"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6BC235BF"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1494D1E8" w14:textId="77777777" w:rsidR="00A8502E" w:rsidRPr="00A8502E" w:rsidRDefault="00A8502E" w:rsidP="79C43BEA">
            <w:pPr>
              <w:spacing w:after="0" w:line="240" w:lineRule="auto"/>
              <w:jc w:val="center"/>
              <w:rPr>
                <w:b/>
                <w:bCs/>
                <w:sz w:val="18"/>
                <w:szCs w:val="18"/>
              </w:rPr>
            </w:pPr>
          </w:p>
        </w:tc>
        <w:tc>
          <w:tcPr>
            <w:tcW w:w="181" w:type="pct"/>
            <w:shd w:val="clear" w:color="auto" w:fill="FFFFFF" w:themeFill="background1"/>
            <w:vAlign w:val="center"/>
          </w:tcPr>
          <w:p w14:paraId="2C456BF4" w14:textId="77777777" w:rsidR="00A8502E" w:rsidRPr="00A8502E" w:rsidRDefault="00A8502E" w:rsidP="79C43BEA">
            <w:pPr>
              <w:spacing w:after="0" w:line="240" w:lineRule="auto"/>
              <w:jc w:val="center"/>
              <w:rPr>
                <w:b/>
                <w:bCs/>
                <w:sz w:val="18"/>
                <w:szCs w:val="18"/>
              </w:rPr>
            </w:pPr>
          </w:p>
        </w:tc>
      </w:tr>
      <w:tr w:rsidR="00A8502E" w:rsidRPr="00A8502E" w14:paraId="6C1901B9" w14:textId="77777777" w:rsidTr="00931902">
        <w:trPr>
          <w:trHeight w:val="435"/>
        </w:trPr>
        <w:tc>
          <w:tcPr>
            <w:tcW w:w="738" w:type="pct"/>
            <w:vAlign w:val="center"/>
          </w:tcPr>
          <w:p w14:paraId="24D998B3" w14:textId="77777777" w:rsidR="00A8502E" w:rsidRPr="00A8502E" w:rsidRDefault="2317ED83" w:rsidP="79C43BEA">
            <w:pPr>
              <w:spacing w:after="0" w:line="240" w:lineRule="auto"/>
              <w:jc w:val="center"/>
              <w:rPr>
                <w:b/>
                <w:bCs/>
                <w:sz w:val="22"/>
              </w:rPr>
            </w:pPr>
            <w:r>
              <w:rPr>
                <w:color w:val="000000" w:themeColor="text1"/>
                <w:sz w:val="22"/>
              </w:rPr>
              <w:t>Pesquisa Bibliográfica</w:t>
            </w:r>
          </w:p>
        </w:tc>
        <w:tc>
          <w:tcPr>
            <w:tcW w:w="2084" w:type="pct"/>
            <w:vAlign w:val="center"/>
          </w:tcPr>
          <w:p w14:paraId="4AC3D6EE" w14:textId="77777777" w:rsidR="00A8502E" w:rsidRPr="00A8502E" w:rsidRDefault="2317ED83" w:rsidP="79C43BEA">
            <w:pPr>
              <w:spacing w:after="0" w:line="240" w:lineRule="auto"/>
              <w:jc w:val="center"/>
              <w:rPr>
                <w:b/>
                <w:bCs/>
                <w:sz w:val="22"/>
              </w:rPr>
            </w:pPr>
            <w:r>
              <w:rPr>
                <w:color w:val="000000" w:themeColor="text1"/>
                <w:sz w:val="22"/>
              </w:rPr>
              <w:t>Levantamentos complementares</w:t>
            </w:r>
          </w:p>
        </w:tc>
        <w:tc>
          <w:tcPr>
            <w:tcW w:w="163" w:type="pct"/>
            <w:shd w:val="clear" w:color="auto" w:fill="00B050"/>
            <w:vAlign w:val="center"/>
          </w:tcPr>
          <w:p w14:paraId="56194260" w14:textId="77777777" w:rsidR="00A8502E" w:rsidRPr="00A8502E" w:rsidRDefault="00A8502E" w:rsidP="79C43BEA">
            <w:pPr>
              <w:spacing w:after="0" w:line="240" w:lineRule="auto"/>
              <w:jc w:val="center"/>
              <w:rPr>
                <w:b/>
                <w:bCs/>
                <w:sz w:val="22"/>
              </w:rPr>
            </w:pPr>
          </w:p>
        </w:tc>
        <w:tc>
          <w:tcPr>
            <w:tcW w:w="188" w:type="pct"/>
            <w:shd w:val="clear" w:color="auto" w:fill="00B050"/>
            <w:vAlign w:val="center"/>
          </w:tcPr>
          <w:p w14:paraId="22143584" w14:textId="77777777" w:rsidR="00A8502E" w:rsidRPr="00A8502E" w:rsidRDefault="00A8502E" w:rsidP="79C43BEA">
            <w:pPr>
              <w:spacing w:after="0" w:line="240" w:lineRule="auto"/>
              <w:jc w:val="center"/>
              <w:rPr>
                <w:b/>
                <w:bCs/>
                <w:sz w:val="22"/>
              </w:rPr>
            </w:pPr>
          </w:p>
        </w:tc>
        <w:tc>
          <w:tcPr>
            <w:tcW w:w="163" w:type="pct"/>
            <w:shd w:val="clear" w:color="auto" w:fill="00B050"/>
            <w:vAlign w:val="center"/>
          </w:tcPr>
          <w:p w14:paraId="7C55DE38" w14:textId="77777777" w:rsidR="00A8502E" w:rsidRPr="00A8502E" w:rsidRDefault="00A8502E" w:rsidP="79C43BEA">
            <w:pPr>
              <w:spacing w:after="0" w:line="240" w:lineRule="auto"/>
              <w:jc w:val="center"/>
              <w:rPr>
                <w:b/>
                <w:bCs/>
                <w:sz w:val="22"/>
              </w:rPr>
            </w:pPr>
          </w:p>
        </w:tc>
        <w:tc>
          <w:tcPr>
            <w:tcW w:w="185" w:type="pct"/>
            <w:shd w:val="clear" w:color="auto" w:fill="FFFFFF" w:themeFill="background1"/>
            <w:vAlign w:val="center"/>
          </w:tcPr>
          <w:p w14:paraId="053AFF50"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43614201" w14:textId="77777777" w:rsidR="00A8502E" w:rsidRPr="00A8502E" w:rsidRDefault="00A8502E" w:rsidP="79C43BEA">
            <w:pPr>
              <w:spacing w:after="0" w:line="240" w:lineRule="auto"/>
              <w:jc w:val="center"/>
              <w:rPr>
                <w:b/>
                <w:bCs/>
                <w:sz w:val="22"/>
              </w:rPr>
            </w:pPr>
          </w:p>
        </w:tc>
        <w:tc>
          <w:tcPr>
            <w:tcW w:w="181" w:type="pct"/>
            <w:shd w:val="clear" w:color="auto" w:fill="FFFFFF" w:themeFill="background1"/>
            <w:vAlign w:val="center"/>
          </w:tcPr>
          <w:p w14:paraId="052E0512" w14:textId="77777777" w:rsidR="00A8502E" w:rsidRPr="00A8502E" w:rsidRDefault="00A8502E" w:rsidP="79C43BEA">
            <w:pPr>
              <w:spacing w:after="0" w:line="240" w:lineRule="auto"/>
              <w:jc w:val="center"/>
              <w:rPr>
                <w:b/>
                <w:bCs/>
                <w:sz w:val="18"/>
                <w:szCs w:val="18"/>
              </w:rPr>
            </w:pPr>
          </w:p>
        </w:tc>
        <w:tc>
          <w:tcPr>
            <w:tcW w:w="178" w:type="pct"/>
            <w:shd w:val="clear" w:color="auto" w:fill="FFFFFF" w:themeFill="background1"/>
            <w:vAlign w:val="center"/>
          </w:tcPr>
          <w:p w14:paraId="51853BCF" w14:textId="77777777" w:rsidR="00A8502E" w:rsidRPr="00A8502E" w:rsidRDefault="00A8502E" w:rsidP="79C43BEA">
            <w:pPr>
              <w:spacing w:after="0" w:line="240" w:lineRule="auto"/>
              <w:jc w:val="center"/>
              <w:rPr>
                <w:b/>
                <w:bCs/>
                <w:sz w:val="18"/>
                <w:szCs w:val="18"/>
              </w:rPr>
            </w:pPr>
          </w:p>
        </w:tc>
        <w:tc>
          <w:tcPr>
            <w:tcW w:w="177" w:type="pct"/>
            <w:shd w:val="clear" w:color="auto" w:fill="FFFFFF" w:themeFill="background1"/>
            <w:vAlign w:val="center"/>
          </w:tcPr>
          <w:p w14:paraId="7F545DD8" w14:textId="77777777" w:rsidR="00A8502E" w:rsidRPr="00A8502E" w:rsidRDefault="00A8502E" w:rsidP="79C43BEA">
            <w:pPr>
              <w:spacing w:after="0" w:line="240" w:lineRule="auto"/>
              <w:jc w:val="center"/>
              <w:rPr>
                <w:b/>
                <w:bCs/>
                <w:sz w:val="18"/>
                <w:szCs w:val="18"/>
              </w:rPr>
            </w:pPr>
          </w:p>
        </w:tc>
        <w:tc>
          <w:tcPr>
            <w:tcW w:w="199" w:type="pct"/>
            <w:shd w:val="clear" w:color="auto" w:fill="FFFFFF" w:themeFill="background1"/>
            <w:vAlign w:val="center"/>
          </w:tcPr>
          <w:p w14:paraId="62A12C04"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5C227BBB"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31F18C73" w14:textId="77777777" w:rsidR="00A8502E" w:rsidRPr="00A8502E" w:rsidRDefault="00A8502E" w:rsidP="79C43BEA">
            <w:pPr>
              <w:spacing w:after="0" w:line="240" w:lineRule="auto"/>
              <w:jc w:val="center"/>
              <w:rPr>
                <w:b/>
                <w:bCs/>
                <w:sz w:val="18"/>
                <w:szCs w:val="18"/>
              </w:rPr>
            </w:pPr>
          </w:p>
        </w:tc>
        <w:tc>
          <w:tcPr>
            <w:tcW w:w="181" w:type="pct"/>
            <w:shd w:val="clear" w:color="auto" w:fill="FFFFFF" w:themeFill="background1"/>
            <w:vAlign w:val="center"/>
          </w:tcPr>
          <w:p w14:paraId="1AA5F79D" w14:textId="77777777" w:rsidR="00A8502E" w:rsidRPr="00A8502E" w:rsidRDefault="00A8502E" w:rsidP="79C43BEA">
            <w:pPr>
              <w:spacing w:after="0" w:line="240" w:lineRule="auto"/>
              <w:jc w:val="center"/>
              <w:rPr>
                <w:b/>
                <w:bCs/>
                <w:sz w:val="18"/>
                <w:szCs w:val="18"/>
              </w:rPr>
            </w:pPr>
          </w:p>
        </w:tc>
      </w:tr>
      <w:tr w:rsidR="00A8502E" w:rsidRPr="00A8502E" w14:paraId="74C78FE3" w14:textId="77777777" w:rsidTr="00931902">
        <w:trPr>
          <w:trHeight w:val="300"/>
        </w:trPr>
        <w:tc>
          <w:tcPr>
            <w:tcW w:w="738" w:type="pct"/>
            <w:vAlign w:val="center"/>
          </w:tcPr>
          <w:p w14:paraId="1663FF2F" w14:textId="77777777" w:rsidR="00A8502E" w:rsidRPr="00A8502E" w:rsidRDefault="2317ED83" w:rsidP="79C43BEA">
            <w:pPr>
              <w:spacing w:after="0" w:line="240" w:lineRule="auto"/>
              <w:jc w:val="center"/>
              <w:rPr>
                <w:b/>
                <w:bCs/>
                <w:sz w:val="22"/>
              </w:rPr>
            </w:pPr>
            <w:r>
              <w:rPr>
                <w:color w:val="000000" w:themeColor="text1"/>
                <w:sz w:val="22"/>
              </w:rPr>
              <w:t>Redação</w:t>
            </w:r>
          </w:p>
        </w:tc>
        <w:tc>
          <w:tcPr>
            <w:tcW w:w="2084" w:type="pct"/>
            <w:vAlign w:val="center"/>
          </w:tcPr>
          <w:p w14:paraId="154173FC" w14:textId="77777777" w:rsidR="00A8502E" w:rsidRPr="00A8502E" w:rsidRDefault="2317ED83" w:rsidP="79C43BEA">
            <w:pPr>
              <w:spacing w:after="0" w:line="240" w:lineRule="auto"/>
              <w:jc w:val="center"/>
              <w:rPr>
                <w:b/>
                <w:bCs/>
                <w:sz w:val="22"/>
              </w:rPr>
            </w:pPr>
            <w:r>
              <w:rPr>
                <w:color w:val="000000" w:themeColor="text1"/>
                <w:sz w:val="22"/>
              </w:rPr>
              <w:t>Revisão da Literatura</w:t>
            </w:r>
          </w:p>
        </w:tc>
        <w:tc>
          <w:tcPr>
            <w:tcW w:w="163" w:type="pct"/>
            <w:shd w:val="clear" w:color="auto" w:fill="FFFFFF" w:themeFill="background1"/>
            <w:vAlign w:val="center"/>
          </w:tcPr>
          <w:p w14:paraId="0B0B5015" w14:textId="77777777" w:rsidR="00A8502E" w:rsidRPr="00A8502E" w:rsidRDefault="00A8502E" w:rsidP="79C43BEA">
            <w:pPr>
              <w:spacing w:after="0" w:line="240" w:lineRule="auto"/>
              <w:jc w:val="center"/>
              <w:rPr>
                <w:b/>
                <w:bCs/>
                <w:sz w:val="22"/>
              </w:rPr>
            </w:pPr>
          </w:p>
        </w:tc>
        <w:tc>
          <w:tcPr>
            <w:tcW w:w="188" w:type="pct"/>
            <w:shd w:val="clear" w:color="auto" w:fill="00B050"/>
            <w:vAlign w:val="center"/>
          </w:tcPr>
          <w:p w14:paraId="4C0BFEAF" w14:textId="77777777" w:rsidR="00A8502E" w:rsidRPr="00A8502E" w:rsidRDefault="00A8502E" w:rsidP="79C43BEA">
            <w:pPr>
              <w:spacing w:after="0" w:line="240" w:lineRule="auto"/>
              <w:jc w:val="center"/>
              <w:rPr>
                <w:b/>
                <w:bCs/>
                <w:sz w:val="22"/>
              </w:rPr>
            </w:pPr>
          </w:p>
        </w:tc>
        <w:tc>
          <w:tcPr>
            <w:tcW w:w="163" w:type="pct"/>
            <w:shd w:val="clear" w:color="auto" w:fill="00B050"/>
            <w:vAlign w:val="center"/>
          </w:tcPr>
          <w:p w14:paraId="03365D3D" w14:textId="77777777" w:rsidR="00A8502E" w:rsidRPr="00A8502E" w:rsidRDefault="00A8502E" w:rsidP="79C43BEA">
            <w:pPr>
              <w:spacing w:after="0" w:line="240" w:lineRule="auto"/>
              <w:jc w:val="center"/>
              <w:rPr>
                <w:b/>
                <w:bCs/>
                <w:sz w:val="22"/>
              </w:rPr>
            </w:pPr>
          </w:p>
        </w:tc>
        <w:tc>
          <w:tcPr>
            <w:tcW w:w="185" w:type="pct"/>
            <w:shd w:val="clear" w:color="auto" w:fill="00B050"/>
            <w:vAlign w:val="center"/>
          </w:tcPr>
          <w:p w14:paraId="57A3A295"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3BA11B87" w14:textId="77777777" w:rsidR="00A8502E" w:rsidRPr="00A8502E" w:rsidRDefault="00A8502E" w:rsidP="79C43BEA">
            <w:pPr>
              <w:spacing w:after="0" w:line="240" w:lineRule="auto"/>
              <w:jc w:val="center"/>
              <w:rPr>
                <w:b/>
                <w:bCs/>
                <w:sz w:val="22"/>
              </w:rPr>
            </w:pPr>
          </w:p>
        </w:tc>
        <w:tc>
          <w:tcPr>
            <w:tcW w:w="181" w:type="pct"/>
            <w:shd w:val="clear" w:color="auto" w:fill="FFFFFF" w:themeFill="background1"/>
            <w:vAlign w:val="center"/>
          </w:tcPr>
          <w:p w14:paraId="2EA9DC04" w14:textId="77777777" w:rsidR="00A8502E" w:rsidRPr="00A8502E" w:rsidRDefault="00A8502E" w:rsidP="79C43BEA">
            <w:pPr>
              <w:spacing w:after="0" w:line="240" w:lineRule="auto"/>
              <w:jc w:val="center"/>
              <w:rPr>
                <w:b/>
                <w:bCs/>
                <w:sz w:val="18"/>
                <w:szCs w:val="18"/>
              </w:rPr>
            </w:pPr>
          </w:p>
        </w:tc>
        <w:tc>
          <w:tcPr>
            <w:tcW w:w="178" w:type="pct"/>
            <w:shd w:val="clear" w:color="auto" w:fill="FFFFFF" w:themeFill="background1"/>
            <w:vAlign w:val="center"/>
          </w:tcPr>
          <w:p w14:paraId="456A545A" w14:textId="77777777" w:rsidR="00A8502E" w:rsidRPr="00A8502E" w:rsidRDefault="00A8502E" w:rsidP="79C43BEA">
            <w:pPr>
              <w:spacing w:after="0" w:line="240" w:lineRule="auto"/>
              <w:jc w:val="center"/>
              <w:rPr>
                <w:b/>
                <w:bCs/>
                <w:sz w:val="18"/>
                <w:szCs w:val="18"/>
              </w:rPr>
            </w:pPr>
          </w:p>
        </w:tc>
        <w:tc>
          <w:tcPr>
            <w:tcW w:w="177" w:type="pct"/>
            <w:shd w:val="clear" w:color="auto" w:fill="FFFFFF" w:themeFill="background1"/>
            <w:vAlign w:val="center"/>
          </w:tcPr>
          <w:p w14:paraId="1B32E4CD" w14:textId="77777777" w:rsidR="00A8502E" w:rsidRPr="00A8502E" w:rsidRDefault="00A8502E" w:rsidP="79C43BEA">
            <w:pPr>
              <w:spacing w:after="0" w:line="240" w:lineRule="auto"/>
              <w:jc w:val="center"/>
              <w:rPr>
                <w:b/>
                <w:bCs/>
                <w:sz w:val="18"/>
                <w:szCs w:val="18"/>
              </w:rPr>
            </w:pPr>
          </w:p>
        </w:tc>
        <w:tc>
          <w:tcPr>
            <w:tcW w:w="199" w:type="pct"/>
            <w:shd w:val="clear" w:color="auto" w:fill="FFFFFF" w:themeFill="background1"/>
            <w:vAlign w:val="center"/>
          </w:tcPr>
          <w:p w14:paraId="0A8059BA"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78FEF275"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67A8740E" w14:textId="77777777" w:rsidR="00A8502E" w:rsidRPr="00A8502E" w:rsidRDefault="00A8502E" w:rsidP="79C43BEA">
            <w:pPr>
              <w:spacing w:after="0" w:line="240" w:lineRule="auto"/>
              <w:jc w:val="center"/>
              <w:rPr>
                <w:b/>
                <w:bCs/>
                <w:sz w:val="18"/>
                <w:szCs w:val="18"/>
              </w:rPr>
            </w:pPr>
          </w:p>
        </w:tc>
        <w:tc>
          <w:tcPr>
            <w:tcW w:w="181" w:type="pct"/>
            <w:shd w:val="clear" w:color="auto" w:fill="FFFFFF" w:themeFill="background1"/>
            <w:vAlign w:val="center"/>
          </w:tcPr>
          <w:p w14:paraId="4479192C" w14:textId="77777777" w:rsidR="00A8502E" w:rsidRPr="00A8502E" w:rsidRDefault="00A8502E" w:rsidP="79C43BEA">
            <w:pPr>
              <w:spacing w:after="0" w:line="240" w:lineRule="auto"/>
              <w:jc w:val="center"/>
              <w:rPr>
                <w:b/>
                <w:bCs/>
                <w:sz w:val="18"/>
                <w:szCs w:val="18"/>
              </w:rPr>
            </w:pPr>
          </w:p>
        </w:tc>
      </w:tr>
      <w:tr w:rsidR="00A8502E" w:rsidRPr="00A8502E" w14:paraId="58FCA08D" w14:textId="77777777" w:rsidTr="00931902">
        <w:trPr>
          <w:trHeight w:val="372"/>
        </w:trPr>
        <w:tc>
          <w:tcPr>
            <w:tcW w:w="738" w:type="pct"/>
            <w:vAlign w:val="center"/>
          </w:tcPr>
          <w:p w14:paraId="26E7EEAD" w14:textId="77777777" w:rsidR="00A8502E" w:rsidRPr="00A8502E" w:rsidRDefault="2317ED83" w:rsidP="79C43BEA">
            <w:pPr>
              <w:spacing w:after="0" w:line="240" w:lineRule="auto"/>
              <w:jc w:val="center"/>
              <w:rPr>
                <w:b/>
                <w:bCs/>
                <w:sz w:val="22"/>
              </w:rPr>
            </w:pPr>
            <w:r>
              <w:rPr>
                <w:color w:val="000000" w:themeColor="text1"/>
                <w:sz w:val="22"/>
              </w:rPr>
              <w:t>Revisão</w:t>
            </w:r>
          </w:p>
        </w:tc>
        <w:tc>
          <w:tcPr>
            <w:tcW w:w="2084" w:type="pct"/>
            <w:vAlign w:val="center"/>
          </w:tcPr>
          <w:p w14:paraId="2ABC3C63" w14:textId="77777777" w:rsidR="00A8502E" w:rsidRPr="00A8502E" w:rsidRDefault="2317ED83" w:rsidP="79C43BEA">
            <w:pPr>
              <w:spacing w:after="0" w:line="240" w:lineRule="auto"/>
              <w:jc w:val="center"/>
              <w:rPr>
                <w:b/>
                <w:bCs/>
                <w:sz w:val="22"/>
              </w:rPr>
            </w:pPr>
            <w:r>
              <w:rPr>
                <w:color w:val="000000" w:themeColor="text1"/>
                <w:sz w:val="22"/>
              </w:rPr>
              <w:t>Revisão do Projeto Final</w:t>
            </w:r>
          </w:p>
        </w:tc>
        <w:tc>
          <w:tcPr>
            <w:tcW w:w="163" w:type="pct"/>
            <w:shd w:val="clear" w:color="auto" w:fill="FFFFFF" w:themeFill="background1"/>
            <w:vAlign w:val="center"/>
          </w:tcPr>
          <w:p w14:paraId="12657E21"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5AA47B7F" w14:textId="77777777" w:rsidR="00A8502E" w:rsidRPr="00A8502E" w:rsidRDefault="00A8502E" w:rsidP="79C43BEA">
            <w:pPr>
              <w:spacing w:after="0" w:line="240" w:lineRule="auto"/>
              <w:jc w:val="center"/>
              <w:rPr>
                <w:b/>
                <w:bCs/>
                <w:sz w:val="22"/>
              </w:rPr>
            </w:pPr>
          </w:p>
        </w:tc>
        <w:tc>
          <w:tcPr>
            <w:tcW w:w="163" w:type="pct"/>
            <w:shd w:val="clear" w:color="auto" w:fill="FFFFFF" w:themeFill="background1"/>
            <w:vAlign w:val="center"/>
          </w:tcPr>
          <w:p w14:paraId="7322AA39" w14:textId="77777777" w:rsidR="00A8502E" w:rsidRPr="00A8502E" w:rsidRDefault="00A8502E" w:rsidP="79C43BEA">
            <w:pPr>
              <w:spacing w:after="0" w:line="240" w:lineRule="auto"/>
              <w:jc w:val="center"/>
              <w:rPr>
                <w:b/>
                <w:bCs/>
                <w:sz w:val="22"/>
              </w:rPr>
            </w:pPr>
          </w:p>
        </w:tc>
        <w:tc>
          <w:tcPr>
            <w:tcW w:w="185" w:type="pct"/>
            <w:shd w:val="clear" w:color="auto" w:fill="00B050"/>
            <w:vAlign w:val="center"/>
          </w:tcPr>
          <w:p w14:paraId="13E94CEA" w14:textId="77777777" w:rsidR="00A8502E" w:rsidRPr="00A8502E" w:rsidRDefault="00A8502E" w:rsidP="79C43BEA">
            <w:pPr>
              <w:spacing w:after="0" w:line="240" w:lineRule="auto"/>
              <w:jc w:val="center"/>
              <w:rPr>
                <w:b/>
                <w:bCs/>
                <w:sz w:val="22"/>
              </w:rPr>
            </w:pPr>
          </w:p>
        </w:tc>
        <w:tc>
          <w:tcPr>
            <w:tcW w:w="188" w:type="pct"/>
            <w:shd w:val="clear" w:color="auto" w:fill="00B050"/>
            <w:vAlign w:val="center"/>
          </w:tcPr>
          <w:p w14:paraId="78385863" w14:textId="77777777" w:rsidR="00A8502E" w:rsidRPr="00A8502E" w:rsidRDefault="00A8502E" w:rsidP="79C43BEA">
            <w:pPr>
              <w:spacing w:after="0" w:line="240" w:lineRule="auto"/>
              <w:jc w:val="center"/>
              <w:rPr>
                <w:b/>
                <w:bCs/>
                <w:sz w:val="22"/>
              </w:rPr>
            </w:pPr>
          </w:p>
        </w:tc>
        <w:tc>
          <w:tcPr>
            <w:tcW w:w="181" w:type="pct"/>
            <w:shd w:val="clear" w:color="auto" w:fill="FFFFFF" w:themeFill="background1"/>
            <w:vAlign w:val="center"/>
          </w:tcPr>
          <w:p w14:paraId="24A3D4B0" w14:textId="77777777" w:rsidR="00A8502E" w:rsidRPr="00A8502E" w:rsidRDefault="00A8502E" w:rsidP="79C43BEA">
            <w:pPr>
              <w:spacing w:after="0" w:line="240" w:lineRule="auto"/>
              <w:jc w:val="center"/>
              <w:rPr>
                <w:b/>
                <w:bCs/>
                <w:sz w:val="18"/>
                <w:szCs w:val="18"/>
              </w:rPr>
            </w:pPr>
          </w:p>
        </w:tc>
        <w:tc>
          <w:tcPr>
            <w:tcW w:w="178" w:type="pct"/>
            <w:shd w:val="clear" w:color="auto" w:fill="FFFFFF" w:themeFill="background1"/>
            <w:vAlign w:val="center"/>
          </w:tcPr>
          <w:p w14:paraId="3C232E31" w14:textId="77777777" w:rsidR="00A8502E" w:rsidRPr="00A8502E" w:rsidRDefault="00A8502E" w:rsidP="79C43BEA">
            <w:pPr>
              <w:spacing w:after="0" w:line="240" w:lineRule="auto"/>
              <w:jc w:val="center"/>
              <w:rPr>
                <w:b/>
                <w:bCs/>
                <w:sz w:val="18"/>
                <w:szCs w:val="18"/>
              </w:rPr>
            </w:pPr>
          </w:p>
        </w:tc>
        <w:tc>
          <w:tcPr>
            <w:tcW w:w="177" w:type="pct"/>
            <w:shd w:val="clear" w:color="auto" w:fill="FFFFFF" w:themeFill="background1"/>
            <w:vAlign w:val="center"/>
          </w:tcPr>
          <w:p w14:paraId="2CAFE7DE" w14:textId="77777777" w:rsidR="00A8502E" w:rsidRPr="00A8502E" w:rsidRDefault="00A8502E" w:rsidP="79C43BEA">
            <w:pPr>
              <w:spacing w:after="0" w:line="240" w:lineRule="auto"/>
              <w:jc w:val="center"/>
              <w:rPr>
                <w:b/>
                <w:bCs/>
                <w:sz w:val="18"/>
                <w:szCs w:val="18"/>
              </w:rPr>
            </w:pPr>
          </w:p>
        </w:tc>
        <w:tc>
          <w:tcPr>
            <w:tcW w:w="199" w:type="pct"/>
            <w:shd w:val="clear" w:color="auto" w:fill="FFFFFF" w:themeFill="background1"/>
            <w:vAlign w:val="center"/>
          </w:tcPr>
          <w:p w14:paraId="735EEFDC"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1C24BE50"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48A5D269" w14:textId="77777777" w:rsidR="00A8502E" w:rsidRPr="00A8502E" w:rsidRDefault="00A8502E" w:rsidP="79C43BEA">
            <w:pPr>
              <w:spacing w:after="0" w:line="240" w:lineRule="auto"/>
              <w:jc w:val="center"/>
              <w:rPr>
                <w:b/>
                <w:bCs/>
                <w:sz w:val="18"/>
                <w:szCs w:val="18"/>
              </w:rPr>
            </w:pPr>
          </w:p>
        </w:tc>
        <w:tc>
          <w:tcPr>
            <w:tcW w:w="181" w:type="pct"/>
            <w:shd w:val="clear" w:color="auto" w:fill="FFFFFF" w:themeFill="background1"/>
            <w:vAlign w:val="center"/>
          </w:tcPr>
          <w:p w14:paraId="1C85EDB3" w14:textId="77777777" w:rsidR="00A8502E" w:rsidRPr="00A8502E" w:rsidRDefault="00A8502E" w:rsidP="79C43BEA">
            <w:pPr>
              <w:spacing w:after="0" w:line="240" w:lineRule="auto"/>
              <w:jc w:val="center"/>
              <w:rPr>
                <w:b/>
                <w:bCs/>
                <w:sz w:val="18"/>
                <w:szCs w:val="18"/>
              </w:rPr>
            </w:pPr>
          </w:p>
        </w:tc>
      </w:tr>
      <w:tr w:rsidR="00A8502E" w:rsidRPr="00A8502E" w14:paraId="0BEEFD73" w14:textId="77777777" w:rsidTr="00931902">
        <w:trPr>
          <w:trHeight w:val="363"/>
        </w:trPr>
        <w:tc>
          <w:tcPr>
            <w:tcW w:w="738" w:type="pct"/>
            <w:vAlign w:val="center"/>
          </w:tcPr>
          <w:p w14:paraId="6EA827B9" w14:textId="3362C2F4" w:rsidR="00A8502E" w:rsidRPr="00A8502E" w:rsidRDefault="00C5592E" w:rsidP="79C43BEA">
            <w:pPr>
              <w:spacing w:after="0" w:line="240" w:lineRule="auto"/>
              <w:jc w:val="center"/>
              <w:rPr>
                <w:b/>
                <w:bCs/>
                <w:sz w:val="22"/>
              </w:rPr>
            </w:pPr>
            <w:r>
              <w:rPr>
                <w:color w:val="000000" w:themeColor="text1"/>
                <w:sz w:val="22"/>
              </w:rPr>
              <w:t>Pôster</w:t>
            </w:r>
          </w:p>
        </w:tc>
        <w:tc>
          <w:tcPr>
            <w:tcW w:w="2084" w:type="pct"/>
            <w:vAlign w:val="center"/>
          </w:tcPr>
          <w:p w14:paraId="4408D0A1" w14:textId="06F656A0" w:rsidR="00A8502E" w:rsidRPr="00A8502E" w:rsidRDefault="00C5592E" w:rsidP="79C43BEA">
            <w:pPr>
              <w:spacing w:after="0" w:line="240" w:lineRule="auto"/>
              <w:jc w:val="center"/>
              <w:rPr>
                <w:b/>
                <w:bCs/>
                <w:sz w:val="22"/>
              </w:rPr>
            </w:pPr>
            <w:r>
              <w:rPr>
                <w:color w:val="000000" w:themeColor="text1"/>
                <w:sz w:val="22"/>
              </w:rPr>
              <w:t>Apresentação do Pôster</w:t>
            </w:r>
          </w:p>
        </w:tc>
        <w:tc>
          <w:tcPr>
            <w:tcW w:w="163" w:type="pct"/>
            <w:shd w:val="clear" w:color="auto" w:fill="FFFFFF" w:themeFill="background1"/>
            <w:vAlign w:val="center"/>
          </w:tcPr>
          <w:p w14:paraId="21388409"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102E150E" w14:textId="77777777" w:rsidR="00A8502E" w:rsidRPr="00A8502E" w:rsidRDefault="00A8502E" w:rsidP="79C43BEA">
            <w:pPr>
              <w:spacing w:after="0" w:line="240" w:lineRule="auto"/>
              <w:jc w:val="center"/>
              <w:rPr>
                <w:b/>
                <w:bCs/>
                <w:sz w:val="22"/>
              </w:rPr>
            </w:pPr>
          </w:p>
        </w:tc>
        <w:tc>
          <w:tcPr>
            <w:tcW w:w="163" w:type="pct"/>
            <w:shd w:val="clear" w:color="auto" w:fill="FFFFFF" w:themeFill="background1"/>
            <w:vAlign w:val="center"/>
          </w:tcPr>
          <w:p w14:paraId="52EA6E03" w14:textId="77777777" w:rsidR="00A8502E" w:rsidRPr="00A8502E" w:rsidRDefault="00A8502E" w:rsidP="79C43BEA">
            <w:pPr>
              <w:spacing w:after="0" w:line="240" w:lineRule="auto"/>
              <w:jc w:val="center"/>
              <w:rPr>
                <w:b/>
                <w:bCs/>
                <w:sz w:val="22"/>
              </w:rPr>
            </w:pPr>
          </w:p>
        </w:tc>
        <w:tc>
          <w:tcPr>
            <w:tcW w:w="185" w:type="pct"/>
            <w:shd w:val="clear" w:color="auto" w:fill="FFFFFF" w:themeFill="background1"/>
            <w:vAlign w:val="center"/>
          </w:tcPr>
          <w:p w14:paraId="068B3E36" w14:textId="77777777" w:rsidR="00A8502E" w:rsidRPr="00A8502E" w:rsidRDefault="00A8502E" w:rsidP="79C43BEA">
            <w:pPr>
              <w:spacing w:after="0" w:line="240" w:lineRule="auto"/>
              <w:jc w:val="center"/>
              <w:rPr>
                <w:b/>
                <w:bCs/>
                <w:sz w:val="22"/>
              </w:rPr>
            </w:pPr>
          </w:p>
        </w:tc>
        <w:tc>
          <w:tcPr>
            <w:tcW w:w="188" w:type="pct"/>
            <w:shd w:val="clear" w:color="auto" w:fill="00B050"/>
            <w:vAlign w:val="center"/>
          </w:tcPr>
          <w:p w14:paraId="26DE5E48" w14:textId="77777777" w:rsidR="00A8502E" w:rsidRPr="00A8502E" w:rsidRDefault="00A8502E" w:rsidP="79C43BEA">
            <w:pPr>
              <w:spacing w:after="0" w:line="240" w:lineRule="auto"/>
              <w:jc w:val="center"/>
              <w:rPr>
                <w:b/>
                <w:bCs/>
                <w:sz w:val="22"/>
              </w:rPr>
            </w:pPr>
          </w:p>
        </w:tc>
        <w:tc>
          <w:tcPr>
            <w:tcW w:w="181" w:type="pct"/>
            <w:shd w:val="clear" w:color="auto" w:fill="FFFFFF" w:themeFill="background1"/>
            <w:vAlign w:val="center"/>
          </w:tcPr>
          <w:p w14:paraId="3BD3C0A1" w14:textId="77777777" w:rsidR="00A8502E" w:rsidRPr="00A8502E" w:rsidRDefault="00A8502E" w:rsidP="79C43BEA">
            <w:pPr>
              <w:spacing w:after="0" w:line="240" w:lineRule="auto"/>
              <w:jc w:val="center"/>
              <w:rPr>
                <w:b/>
                <w:bCs/>
                <w:sz w:val="18"/>
                <w:szCs w:val="18"/>
              </w:rPr>
            </w:pPr>
          </w:p>
        </w:tc>
        <w:tc>
          <w:tcPr>
            <w:tcW w:w="178" w:type="pct"/>
            <w:shd w:val="clear" w:color="auto" w:fill="FFFFFF" w:themeFill="background1"/>
            <w:vAlign w:val="center"/>
          </w:tcPr>
          <w:p w14:paraId="4591BD79" w14:textId="77777777" w:rsidR="00A8502E" w:rsidRPr="00A8502E" w:rsidRDefault="00A8502E" w:rsidP="79C43BEA">
            <w:pPr>
              <w:spacing w:after="0" w:line="240" w:lineRule="auto"/>
              <w:jc w:val="center"/>
              <w:rPr>
                <w:b/>
                <w:bCs/>
                <w:sz w:val="18"/>
                <w:szCs w:val="18"/>
              </w:rPr>
            </w:pPr>
          </w:p>
        </w:tc>
        <w:tc>
          <w:tcPr>
            <w:tcW w:w="177" w:type="pct"/>
            <w:shd w:val="clear" w:color="auto" w:fill="FFFFFF" w:themeFill="background1"/>
            <w:vAlign w:val="center"/>
          </w:tcPr>
          <w:p w14:paraId="031EB4C3" w14:textId="77777777" w:rsidR="00A8502E" w:rsidRPr="00A8502E" w:rsidRDefault="00A8502E" w:rsidP="79C43BEA">
            <w:pPr>
              <w:spacing w:after="0" w:line="240" w:lineRule="auto"/>
              <w:jc w:val="center"/>
              <w:rPr>
                <w:b/>
                <w:bCs/>
                <w:sz w:val="18"/>
                <w:szCs w:val="18"/>
              </w:rPr>
            </w:pPr>
          </w:p>
        </w:tc>
        <w:tc>
          <w:tcPr>
            <w:tcW w:w="199" w:type="pct"/>
            <w:shd w:val="clear" w:color="auto" w:fill="FFFFFF" w:themeFill="background1"/>
            <w:vAlign w:val="center"/>
          </w:tcPr>
          <w:p w14:paraId="4C093C3C"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1958A7C3"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7928A5C6" w14:textId="77777777" w:rsidR="00A8502E" w:rsidRPr="00A8502E" w:rsidRDefault="00A8502E" w:rsidP="79C43BEA">
            <w:pPr>
              <w:spacing w:after="0" w:line="240" w:lineRule="auto"/>
              <w:jc w:val="center"/>
              <w:rPr>
                <w:b/>
                <w:bCs/>
                <w:sz w:val="18"/>
                <w:szCs w:val="18"/>
              </w:rPr>
            </w:pPr>
          </w:p>
        </w:tc>
        <w:tc>
          <w:tcPr>
            <w:tcW w:w="181" w:type="pct"/>
            <w:shd w:val="clear" w:color="auto" w:fill="FFFFFF" w:themeFill="background1"/>
            <w:vAlign w:val="center"/>
          </w:tcPr>
          <w:p w14:paraId="276C9724" w14:textId="77777777" w:rsidR="00A8502E" w:rsidRPr="00A8502E" w:rsidRDefault="00A8502E" w:rsidP="79C43BEA">
            <w:pPr>
              <w:spacing w:after="0" w:line="240" w:lineRule="auto"/>
              <w:jc w:val="center"/>
              <w:rPr>
                <w:b/>
                <w:bCs/>
                <w:sz w:val="18"/>
                <w:szCs w:val="18"/>
              </w:rPr>
            </w:pPr>
          </w:p>
        </w:tc>
      </w:tr>
      <w:tr w:rsidR="00A8502E" w:rsidRPr="00A8502E" w14:paraId="5CFDE710" w14:textId="77777777" w:rsidTr="00931902">
        <w:trPr>
          <w:trHeight w:val="390"/>
        </w:trPr>
        <w:tc>
          <w:tcPr>
            <w:tcW w:w="738" w:type="pct"/>
            <w:vAlign w:val="center"/>
          </w:tcPr>
          <w:p w14:paraId="6A7DCF2F" w14:textId="77777777" w:rsidR="00A8502E" w:rsidRPr="00A8502E" w:rsidRDefault="2317ED83" w:rsidP="79C43BEA">
            <w:pPr>
              <w:spacing w:after="0" w:line="240" w:lineRule="auto"/>
              <w:jc w:val="center"/>
              <w:rPr>
                <w:b/>
                <w:bCs/>
                <w:sz w:val="22"/>
              </w:rPr>
            </w:pPr>
            <w:r>
              <w:rPr>
                <w:color w:val="000000" w:themeColor="text1"/>
                <w:sz w:val="22"/>
              </w:rPr>
              <w:t>Entrega do Projeto</w:t>
            </w:r>
          </w:p>
        </w:tc>
        <w:tc>
          <w:tcPr>
            <w:tcW w:w="2084" w:type="pct"/>
            <w:vAlign w:val="center"/>
          </w:tcPr>
          <w:p w14:paraId="778236EE" w14:textId="77777777" w:rsidR="00A8502E" w:rsidRPr="00A8502E" w:rsidRDefault="2317ED83" w:rsidP="79C43BEA">
            <w:pPr>
              <w:spacing w:after="0" w:line="240" w:lineRule="auto"/>
              <w:jc w:val="center"/>
              <w:rPr>
                <w:b/>
                <w:bCs/>
                <w:sz w:val="22"/>
              </w:rPr>
            </w:pPr>
            <w:r>
              <w:rPr>
                <w:color w:val="000000" w:themeColor="text1"/>
                <w:sz w:val="22"/>
              </w:rPr>
              <w:t>Entrega Final</w:t>
            </w:r>
          </w:p>
        </w:tc>
        <w:tc>
          <w:tcPr>
            <w:tcW w:w="163" w:type="pct"/>
            <w:shd w:val="clear" w:color="auto" w:fill="FFFFFF" w:themeFill="background1"/>
            <w:vAlign w:val="center"/>
          </w:tcPr>
          <w:p w14:paraId="59824823"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76165455" w14:textId="77777777" w:rsidR="00A8502E" w:rsidRPr="00A8502E" w:rsidRDefault="00A8502E" w:rsidP="79C43BEA">
            <w:pPr>
              <w:spacing w:after="0" w:line="240" w:lineRule="auto"/>
              <w:jc w:val="center"/>
              <w:rPr>
                <w:b/>
                <w:bCs/>
                <w:sz w:val="22"/>
              </w:rPr>
            </w:pPr>
          </w:p>
        </w:tc>
        <w:tc>
          <w:tcPr>
            <w:tcW w:w="163" w:type="pct"/>
            <w:shd w:val="clear" w:color="auto" w:fill="FFFFFF" w:themeFill="background1"/>
            <w:vAlign w:val="center"/>
          </w:tcPr>
          <w:p w14:paraId="51AE371D" w14:textId="77777777" w:rsidR="00A8502E" w:rsidRPr="00A8502E" w:rsidRDefault="00A8502E" w:rsidP="79C43BEA">
            <w:pPr>
              <w:spacing w:after="0" w:line="240" w:lineRule="auto"/>
              <w:jc w:val="center"/>
              <w:rPr>
                <w:b/>
                <w:bCs/>
                <w:sz w:val="22"/>
              </w:rPr>
            </w:pPr>
          </w:p>
        </w:tc>
        <w:tc>
          <w:tcPr>
            <w:tcW w:w="185" w:type="pct"/>
            <w:shd w:val="clear" w:color="auto" w:fill="FFFFFF" w:themeFill="background1"/>
            <w:vAlign w:val="center"/>
          </w:tcPr>
          <w:p w14:paraId="238545A7" w14:textId="77777777" w:rsidR="00A8502E" w:rsidRPr="00A8502E" w:rsidRDefault="00A8502E" w:rsidP="79C43BEA">
            <w:pPr>
              <w:spacing w:after="0" w:line="240" w:lineRule="auto"/>
              <w:jc w:val="center"/>
              <w:rPr>
                <w:b/>
                <w:bCs/>
                <w:sz w:val="22"/>
              </w:rPr>
            </w:pPr>
          </w:p>
        </w:tc>
        <w:tc>
          <w:tcPr>
            <w:tcW w:w="188" w:type="pct"/>
            <w:shd w:val="clear" w:color="auto" w:fill="00B050"/>
            <w:vAlign w:val="center"/>
          </w:tcPr>
          <w:p w14:paraId="4ACDE3A5" w14:textId="77777777" w:rsidR="00A8502E" w:rsidRPr="00A8502E" w:rsidRDefault="00A8502E" w:rsidP="79C43BEA">
            <w:pPr>
              <w:spacing w:after="0" w:line="240" w:lineRule="auto"/>
              <w:jc w:val="center"/>
              <w:rPr>
                <w:b/>
                <w:bCs/>
                <w:sz w:val="22"/>
              </w:rPr>
            </w:pPr>
          </w:p>
        </w:tc>
        <w:tc>
          <w:tcPr>
            <w:tcW w:w="181" w:type="pct"/>
            <w:shd w:val="clear" w:color="auto" w:fill="FFFFFF" w:themeFill="background1"/>
            <w:vAlign w:val="center"/>
          </w:tcPr>
          <w:p w14:paraId="57A311D3" w14:textId="77777777" w:rsidR="00A8502E" w:rsidRPr="00A8502E" w:rsidRDefault="00A8502E" w:rsidP="79C43BEA">
            <w:pPr>
              <w:spacing w:after="0" w:line="240" w:lineRule="auto"/>
              <w:jc w:val="center"/>
              <w:rPr>
                <w:b/>
                <w:bCs/>
                <w:sz w:val="18"/>
                <w:szCs w:val="18"/>
              </w:rPr>
            </w:pPr>
          </w:p>
        </w:tc>
        <w:tc>
          <w:tcPr>
            <w:tcW w:w="178" w:type="pct"/>
            <w:shd w:val="clear" w:color="auto" w:fill="FFFFFF" w:themeFill="background1"/>
            <w:vAlign w:val="center"/>
          </w:tcPr>
          <w:p w14:paraId="25EFA02C" w14:textId="77777777" w:rsidR="00A8502E" w:rsidRPr="00A8502E" w:rsidRDefault="00A8502E" w:rsidP="79C43BEA">
            <w:pPr>
              <w:spacing w:after="0" w:line="240" w:lineRule="auto"/>
              <w:jc w:val="center"/>
              <w:rPr>
                <w:b/>
                <w:bCs/>
                <w:sz w:val="18"/>
                <w:szCs w:val="18"/>
              </w:rPr>
            </w:pPr>
          </w:p>
        </w:tc>
        <w:tc>
          <w:tcPr>
            <w:tcW w:w="177" w:type="pct"/>
            <w:shd w:val="clear" w:color="auto" w:fill="FFFFFF" w:themeFill="background1"/>
            <w:vAlign w:val="center"/>
          </w:tcPr>
          <w:p w14:paraId="74E08DA0" w14:textId="77777777" w:rsidR="00A8502E" w:rsidRPr="00A8502E" w:rsidRDefault="00A8502E" w:rsidP="79C43BEA">
            <w:pPr>
              <w:spacing w:after="0" w:line="240" w:lineRule="auto"/>
              <w:jc w:val="center"/>
              <w:rPr>
                <w:b/>
                <w:bCs/>
                <w:sz w:val="18"/>
                <w:szCs w:val="18"/>
              </w:rPr>
            </w:pPr>
          </w:p>
        </w:tc>
        <w:tc>
          <w:tcPr>
            <w:tcW w:w="199" w:type="pct"/>
            <w:shd w:val="clear" w:color="auto" w:fill="FFFFFF" w:themeFill="background1"/>
            <w:vAlign w:val="center"/>
          </w:tcPr>
          <w:p w14:paraId="65A62491"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31D5A8D1"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6CBA211B" w14:textId="77777777" w:rsidR="00A8502E" w:rsidRPr="00A8502E" w:rsidRDefault="00A8502E" w:rsidP="79C43BEA">
            <w:pPr>
              <w:spacing w:after="0" w:line="240" w:lineRule="auto"/>
              <w:jc w:val="center"/>
              <w:rPr>
                <w:b/>
                <w:bCs/>
                <w:sz w:val="18"/>
                <w:szCs w:val="18"/>
              </w:rPr>
            </w:pPr>
          </w:p>
        </w:tc>
        <w:tc>
          <w:tcPr>
            <w:tcW w:w="181" w:type="pct"/>
            <w:shd w:val="clear" w:color="auto" w:fill="FFFFFF" w:themeFill="background1"/>
            <w:vAlign w:val="center"/>
          </w:tcPr>
          <w:p w14:paraId="3B94F814" w14:textId="77777777" w:rsidR="00A8502E" w:rsidRPr="00A8502E" w:rsidRDefault="00A8502E" w:rsidP="79C43BEA">
            <w:pPr>
              <w:spacing w:after="0" w:line="240" w:lineRule="auto"/>
              <w:jc w:val="center"/>
              <w:rPr>
                <w:b/>
                <w:bCs/>
                <w:sz w:val="18"/>
                <w:szCs w:val="18"/>
              </w:rPr>
            </w:pPr>
          </w:p>
        </w:tc>
      </w:tr>
      <w:tr w:rsidR="00A8502E" w:rsidRPr="00A8502E" w14:paraId="05815CBA" w14:textId="77777777" w:rsidTr="00967281">
        <w:trPr>
          <w:trHeight w:val="318"/>
        </w:trPr>
        <w:tc>
          <w:tcPr>
            <w:tcW w:w="5000" w:type="pct"/>
            <w:gridSpan w:val="14"/>
            <w:shd w:val="clear" w:color="auto" w:fill="D9D9D9" w:themeFill="background1" w:themeFillShade="D9"/>
            <w:vAlign w:val="center"/>
          </w:tcPr>
          <w:p w14:paraId="13963BD0" w14:textId="77777777" w:rsidR="00A8502E" w:rsidRPr="00A8502E" w:rsidRDefault="2317ED83" w:rsidP="79C43BEA">
            <w:pPr>
              <w:spacing w:after="0" w:line="240" w:lineRule="auto"/>
              <w:jc w:val="center"/>
              <w:rPr>
                <w:b/>
                <w:bCs/>
                <w:sz w:val="22"/>
              </w:rPr>
            </w:pPr>
            <w:r>
              <w:rPr>
                <w:b/>
                <w:bCs/>
                <w:sz w:val="22"/>
              </w:rPr>
              <w:t>TCC II</w:t>
            </w:r>
          </w:p>
        </w:tc>
      </w:tr>
      <w:tr w:rsidR="00A8502E" w:rsidRPr="00A8502E" w14:paraId="4E23AAEA" w14:textId="77777777" w:rsidTr="00931902">
        <w:trPr>
          <w:trHeight w:val="459"/>
        </w:trPr>
        <w:tc>
          <w:tcPr>
            <w:tcW w:w="738" w:type="pct"/>
            <w:vMerge w:val="restart"/>
            <w:vAlign w:val="center"/>
          </w:tcPr>
          <w:p w14:paraId="4ECF0DF5" w14:textId="77777777" w:rsidR="00A8502E" w:rsidRPr="00A8502E" w:rsidRDefault="2317ED83" w:rsidP="79C43BEA">
            <w:pPr>
              <w:spacing w:after="0" w:line="240" w:lineRule="auto"/>
              <w:jc w:val="center"/>
              <w:rPr>
                <w:b/>
                <w:bCs/>
                <w:sz w:val="22"/>
              </w:rPr>
            </w:pPr>
            <w:r>
              <w:rPr>
                <w:color w:val="000000" w:themeColor="text1"/>
                <w:sz w:val="22"/>
              </w:rPr>
              <w:t>Coleta de dados</w:t>
            </w:r>
          </w:p>
        </w:tc>
        <w:tc>
          <w:tcPr>
            <w:tcW w:w="2084" w:type="pct"/>
            <w:vAlign w:val="center"/>
          </w:tcPr>
          <w:p w14:paraId="7857474B" w14:textId="45CB64EE" w:rsidR="00A8502E" w:rsidRPr="00A8502E" w:rsidRDefault="2317ED83" w:rsidP="79C43BEA">
            <w:pPr>
              <w:spacing w:after="0" w:line="240" w:lineRule="auto"/>
              <w:jc w:val="center"/>
              <w:rPr>
                <w:b/>
                <w:bCs/>
                <w:sz w:val="22"/>
              </w:rPr>
            </w:pPr>
            <w:r>
              <w:rPr>
                <w:color w:val="000000" w:themeColor="text1"/>
                <w:sz w:val="22"/>
              </w:rPr>
              <w:t xml:space="preserve">Coleta de cotações diárias (Yahoo Finance, B3, BCB-SGS, FRED)</w:t>
            </w:r>
          </w:p>
        </w:tc>
        <w:tc>
          <w:tcPr>
            <w:tcW w:w="163" w:type="pct"/>
            <w:shd w:val="clear" w:color="auto" w:fill="FFFFFF" w:themeFill="background1"/>
            <w:vAlign w:val="center"/>
          </w:tcPr>
          <w:p w14:paraId="4756F98A"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6EAFEF2F" w14:textId="77777777" w:rsidR="00A8502E" w:rsidRPr="00A8502E" w:rsidRDefault="00A8502E" w:rsidP="79C43BEA">
            <w:pPr>
              <w:spacing w:after="0" w:line="240" w:lineRule="auto"/>
              <w:jc w:val="center"/>
              <w:rPr>
                <w:b/>
                <w:bCs/>
                <w:sz w:val="22"/>
              </w:rPr>
            </w:pPr>
          </w:p>
        </w:tc>
        <w:tc>
          <w:tcPr>
            <w:tcW w:w="163" w:type="pct"/>
            <w:shd w:val="clear" w:color="auto" w:fill="FFFFFF" w:themeFill="background1"/>
            <w:vAlign w:val="center"/>
          </w:tcPr>
          <w:p w14:paraId="6E77C5EC" w14:textId="77777777" w:rsidR="00A8502E" w:rsidRPr="00A8502E" w:rsidRDefault="00A8502E" w:rsidP="79C43BEA">
            <w:pPr>
              <w:spacing w:after="0" w:line="240" w:lineRule="auto"/>
              <w:jc w:val="center"/>
              <w:rPr>
                <w:b/>
                <w:bCs/>
                <w:sz w:val="22"/>
              </w:rPr>
            </w:pPr>
          </w:p>
        </w:tc>
        <w:tc>
          <w:tcPr>
            <w:tcW w:w="185" w:type="pct"/>
            <w:shd w:val="clear" w:color="auto" w:fill="FFFFFF" w:themeFill="background1"/>
            <w:vAlign w:val="center"/>
          </w:tcPr>
          <w:p w14:paraId="03F0E5A6"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4BA6CEF8" w14:textId="77777777" w:rsidR="00A8502E" w:rsidRPr="00A8502E" w:rsidRDefault="00A8502E" w:rsidP="79C43BEA">
            <w:pPr>
              <w:spacing w:after="0" w:line="240" w:lineRule="auto"/>
              <w:jc w:val="center"/>
              <w:rPr>
                <w:b/>
                <w:bCs/>
                <w:sz w:val="22"/>
              </w:rPr>
            </w:pPr>
          </w:p>
        </w:tc>
        <w:tc>
          <w:tcPr>
            <w:tcW w:w="181" w:type="pct"/>
            <w:shd w:val="clear" w:color="auto" w:fill="FFFFFF" w:themeFill="background1"/>
            <w:vAlign w:val="center"/>
          </w:tcPr>
          <w:p w14:paraId="595EECBD" w14:textId="77777777" w:rsidR="00A8502E" w:rsidRPr="00A8502E" w:rsidRDefault="00A8502E" w:rsidP="79C43BEA">
            <w:pPr>
              <w:spacing w:after="0" w:line="240" w:lineRule="auto"/>
              <w:jc w:val="center"/>
              <w:rPr>
                <w:b/>
                <w:bCs/>
                <w:sz w:val="18"/>
                <w:szCs w:val="18"/>
              </w:rPr>
            </w:pPr>
          </w:p>
        </w:tc>
        <w:tc>
          <w:tcPr>
            <w:tcW w:w="178" w:type="pct"/>
            <w:shd w:val="clear" w:color="auto" w:fill="00B050"/>
            <w:vAlign w:val="center"/>
          </w:tcPr>
          <w:p w14:paraId="29ACF709" w14:textId="77777777" w:rsidR="00A8502E" w:rsidRPr="00A8502E" w:rsidRDefault="00A8502E" w:rsidP="79C43BEA">
            <w:pPr>
              <w:spacing w:after="0" w:line="240" w:lineRule="auto"/>
              <w:jc w:val="center"/>
              <w:rPr>
                <w:b/>
                <w:bCs/>
                <w:sz w:val="18"/>
                <w:szCs w:val="18"/>
              </w:rPr>
            </w:pPr>
          </w:p>
        </w:tc>
        <w:tc>
          <w:tcPr>
            <w:tcW w:w="177" w:type="pct"/>
            <w:shd w:val="clear" w:color="auto" w:fill="FFFFFF" w:themeFill="background1"/>
            <w:vAlign w:val="center"/>
          </w:tcPr>
          <w:p w14:paraId="6B8DEF15" w14:textId="77777777" w:rsidR="00A8502E" w:rsidRPr="00A8502E" w:rsidRDefault="00A8502E" w:rsidP="79C43BEA">
            <w:pPr>
              <w:spacing w:after="0" w:line="240" w:lineRule="auto"/>
              <w:jc w:val="center"/>
              <w:rPr>
                <w:b/>
                <w:bCs/>
                <w:sz w:val="18"/>
                <w:szCs w:val="18"/>
              </w:rPr>
            </w:pPr>
          </w:p>
        </w:tc>
        <w:tc>
          <w:tcPr>
            <w:tcW w:w="199" w:type="pct"/>
            <w:shd w:val="clear" w:color="auto" w:fill="FFFFFF" w:themeFill="background1"/>
            <w:vAlign w:val="center"/>
          </w:tcPr>
          <w:p w14:paraId="3F19D82A"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5D868D83"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0DEFB4A8" w14:textId="77777777" w:rsidR="00A8502E" w:rsidRPr="00A8502E" w:rsidRDefault="00A8502E" w:rsidP="79C43BEA">
            <w:pPr>
              <w:spacing w:after="0" w:line="240" w:lineRule="auto"/>
              <w:jc w:val="center"/>
              <w:rPr>
                <w:b/>
                <w:bCs/>
                <w:sz w:val="18"/>
                <w:szCs w:val="18"/>
              </w:rPr>
            </w:pPr>
          </w:p>
        </w:tc>
        <w:tc>
          <w:tcPr>
            <w:tcW w:w="181" w:type="pct"/>
            <w:shd w:val="clear" w:color="auto" w:fill="FFFFFF" w:themeFill="background1"/>
            <w:vAlign w:val="center"/>
          </w:tcPr>
          <w:p w14:paraId="3FF2513F" w14:textId="77777777" w:rsidR="00A8502E" w:rsidRPr="00A8502E" w:rsidRDefault="00A8502E" w:rsidP="79C43BEA">
            <w:pPr>
              <w:spacing w:after="0" w:line="240" w:lineRule="auto"/>
              <w:jc w:val="center"/>
              <w:rPr>
                <w:b/>
                <w:bCs/>
                <w:sz w:val="18"/>
                <w:szCs w:val="18"/>
              </w:rPr>
            </w:pPr>
          </w:p>
        </w:tc>
      </w:tr>
      <w:tr w:rsidR="00A8502E" w:rsidRPr="00A8502E" w14:paraId="23299F2B" w14:textId="77777777" w:rsidTr="00931902">
        <w:trPr>
          <w:trHeight w:val="459"/>
        </w:trPr>
        <w:tc>
          <w:tcPr>
            <w:tcW w:w="738" w:type="pct"/>
            <w:vMerge/>
            <w:vAlign w:val="center"/>
          </w:tcPr>
          <w:p w14:paraId="4960A25B" w14:textId="77777777" w:rsidR="00A8502E" w:rsidRPr="00A8502E" w:rsidRDefault="00A8502E" w:rsidP="00A8502E">
            <w:pPr>
              <w:spacing w:after="0" w:line="240" w:lineRule="auto"/>
              <w:jc w:val="center"/>
              <w:rPr>
                <w:b/>
                <w:sz w:val="20"/>
                <w:szCs w:val="20"/>
              </w:rPr>
            </w:pPr>
          </w:p>
        </w:tc>
        <w:tc>
          <w:tcPr>
            <w:tcW w:w="2084" w:type="pct"/>
            <w:vAlign w:val="center"/>
          </w:tcPr>
          <w:p w14:paraId="1B41649D" w14:textId="77777777" w:rsidR="00A8502E" w:rsidRPr="00A8502E" w:rsidRDefault="2317ED83" w:rsidP="79C43BEA">
            <w:pPr>
              <w:spacing w:after="0" w:line="240" w:lineRule="auto"/>
              <w:jc w:val="center"/>
              <w:rPr>
                <w:b/>
                <w:bCs/>
                <w:sz w:val="22"/>
              </w:rPr>
            </w:pPr>
            <w:r>
              <w:rPr>
                <w:color w:val="000000" w:themeColor="text1"/>
                <w:sz w:val="22"/>
              </w:rPr>
              <w:t>Engenharia de features e construção da base multivariada</w:t>
            </w:r>
          </w:p>
        </w:tc>
        <w:tc>
          <w:tcPr>
            <w:tcW w:w="163" w:type="pct"/>
            <w:shd w:val="clear" w:color="auto" w:fill="FFFFFF" w:themeFill="background1"/>
            <w:vAlign w:val="center"/>
          </w:tcPr>
          <w:p w14:paraId="36BD8F90"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21394774" w14:textId="77777777" w:rsidR="00A8502E" w:rsidRPr="00A8502E" w:rsidRDefault="00A8502E" w:rsidP="79C43BEA">
            <w:pPr>
              <w:spacing w:after="0" w:line="240" w:lineRule="auto"/>
              <w:jc w:val="center"/>
              <w:rPr>
                <w:b/>
                <w:bCs/>
                <w:sz w:val="22"/>
              </w:rPr>
            </w:pPr>
          </w:p>
        </w:tc>
        <w:tc>
          <w:tcPr>
            <w:tcW w:w="163" w:type="pct"/>
            <w:shd w:val="clear" w:color="auto" w:fill="FFFFFF" w:themeFill="background1"/>
            <w:vAlign w:val="center"/>
          </w:tcPr>
          <w:p w14:paraId="2D76F333" w14:textId="77777777" w:rsidR="00A8502E" w:rsidRPr="00A8502E" w:rsidRDefault="00A8502E" w:rsidP="79C43BEA">
            <w:pPr>
              <w:spacing w:after="0" w:line="240" w:lineRule="auto"/>
              <w:jc w:val="center"/>
              <w:rPr>
                <w:b/>
                <w:bCs/>
                <w:sz w:val="22"/>
              </w:rPr>
            </w:pPr>
          </w:p>
        </w:tc>
        <w:tc>
          <w:tcPr>
            <w:tcW w:w="185" w:type="pct"/>
            <w:shd w:val="clear" w:color="auto" w:fill="FFFFFF" w:themeFill="background1"/>
            <w:vAlign w:val="center"/>
          </w:tcPr>
          <w:p w14:paraId="475CBEFF"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4C1823D0" w14:textId="77777777" w:rsidR="00A8502E" w:rsidRPr="00A8502E" w:rsidRDefault="00A8502E" w:rsidP="79C43BEA">
            <w:pPr>
              <w:spacing w:after="0" w:line="240" w:lineRule="auto"/>
              <w:jc w:val="center"/>
              <w:rPr>
                <w:b/>
                <w:bCs/>
                <w:sz w:val="22"/>
              </w:rPr>
            </w:pPr>
          </w:p>
        </w:tc>
        <w:tc>
          <w:tcPr>
            <w:tcW w:w="181" w:type="pct"/>
            <w:shd w:val="clear" w:color="auto" w:fill="FFFFFF" w:themeFill="background1"/>
            <w:vAlign w:val="center"/>
          </w:tcPr>
          <w:p w14:paraId="5522C0F9" w14:textId="77777777" w:rsidR="00A8502E" w:rsidRPr="00A8502E" w:rsidRDefault="00A8502E" w:rsidP="79C43BEA">
            <w:pPr>
              <w:spacing w:after="0" w:line="240" w:lineRule="auto"/>
              <w:jc w:val="center"/>
              <w:rPr>
                <w:b/>
                <w:bCs/>
                <w:sz w:val="18"/>
                <w:szCs w:val="18"/>
              </w:rPr>
            </w:pPr>
          </w:p>
        </w:tc>
        <w:tc>
          <w:tcPr>
            <w:tcW w:w="178" w:type="pct"/>
            <w:shd w:val="clear" w:color="auto" w:fill="00B050"/>
            <w:vAlign w:val="center"/>
          </w:tcPr>
          <w:p w14:paraId="3151E534" w14:textId="77777777" w:rsidR="00A8502E" w:rsidRPr="00A8502E" w:rsidRDefault="00A8502E" w:rsidP="79C43BEA">
            <w:pPr>
              <w:spacing w:after="0" w:line="240" w:lineRule="auto"/>
              <w:jc w:val="center"/>
              <w:rPr>
                <w:b/>
                <w:bCs/>
                <w:sz w:val="18"/>
                <w:szCs w:val="18"/>
              </w:rPr>
            </w:pPr>
          </w:p>
        </w:tc>
        <w:tc>
          <w:tcPr>
            <w:tcW w:w="177" w:type="pct"/>
            <w:shd w:val="clear" w:color="auto" w:fill="00B050"/>
            <w:vAlign w:val="center"/>
          </w:tcPr>
          <w:p w14:paraId="2DD2C014" w14:textId="77777777" w:rsidR="00A8502E" w:rsidRPr="00A8502E" w:rsidRDefault="00A8502E" w:rsidP="79C43BEA">
            <w:pPr>
              <w:spacing w:after="0" w:line="240" w:lineRule="auto"/>
              <w:jc w:val="center"/>
              <w:rPr>
                <w:b/>
                <w:bCs/>
                <w:sz w:val="18"/>
                <w:szCs w:val="18"/>
              </w:rPr>
            </w:pPr>
          </w:p>
        </w:tc>
        <w:tc>
          <w:tcPr>
            <w:tcW w:w="199" w:type="pct"/>
            <w:shd w:val="clear" w:color="auto" w:fill="FFFFFF" w:themeFill="background1"/>
            <w:vAlign w:val="center"/>
          </w:tcPr>
          <w:p w14:paraId="091F7DFC"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1830E14D"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263FF5A8" w14:textId="77777777" w:rsidR="00A8502E" w:rsidRPr="00A8502E" w:rsidRDefault="00A8502E" w:rsidP="79C43BEA">
            <w:pPr>
              <w:spacing w:after="0" w:line="240" w:lineRule="auto"/>
              <w:jc w:val="center"/>
              <w:rPr>
                <w:b/>
                <w:bCs/>
                <w:sz w:val="18"/>
                <w:szCs w:val="18"/>
              </w:rPr>
            </w:pPr>
          </w:p>
        </w:tc>
        <w:tc>
          <w:tcPr>
            <w:tcW w:w="181" w:type="pct"/>
            <w:shd w:val="clear" w:color="auto" w:fill="FFFFFF" w:themeFill="background1"/>
            <w:vAlign w:val="center"/>
          </w:tcPr>
          <w:p w14:paraId="7EBFE7B9" w14:textId="77777777" w:rsidR="00A8502E" w:rsidRPr="00A8502E" w:rsidRDefault="00A8502E" w:rsidP="79C43BEA">
            <w:pPr>
              <w:spacing w:after="0" w:line="240" w:lineRule="auto"/>
              <w:jc w:val="center"/>
              <w:rPr>
                <w:b/>
                <w:bCs/>
                <w:sz w:val="18"/>
                <w:szCs w:val="18"/>
              </w:rPr>
            </w:pPr>
          </w:p>
        </w:tc>
      </w:tr>
      <w:tr w:rsidR="00A8502E" w:rsidRPr="00A8502E" w14:paraId="66FC2498" w14:textId="77777777" w:rsidTr="00931902">
        <w:trPr>
          <w:trHeight w:val="459"/>
        </w:trPr>
        <w:tc>
          <w:tcPr>
            <w:tcW w:w="738" w:type="pct"/>
            <w:vMerge/>
            <w:vAlign w:val="center"/>
          </w:tcPr>
          <w:p w14:paraId="0ECBEAF3" w14:textId="77777777" w:rsidR="00A8502E" w:rsidRPr="00A8502E" w:rsidRDefault="00A8502E" w:rsidP="00A8502E">
            <w:pPr>
              <w:spacing w:after="0" w:line="240" w:lineRule="auto"/>
              <w:jc w:val="center"/>
              <w:rPr>
                <w:b/>
                <w:sz w:val="20"/>
                <w:szCs w:val="20"/>
              </w:rPr>
            </w:pPr>
          </w:p>
        </w:tc>
        <w:tc>
          <w:tcPr>
            <w:tcW w:w="2084" w:type="pct"/>
            <w:vAlign w:val="center"/>
          </w:tcPr>
          <w:p w14:paraId="400113D7" w14:textId="77777777" w:rsidR="00A8502E" w:rsidRPr="00A8502E" w:rsidRDefault="2317ED83" w:rsidP="79C43BEA">
            <w:pPr>
              <w:spacing w:after="0" w:line="240" w:lineRule="auto"/>
              <w:jc w:val="center"/>
              <w:rPr>
                <w:b/>
                <w:bCs/>
                <w:sz w:val="22"/>
              </w:rPr>
            </w:pPr>
            <w:r>
              <w:rPr>
                <w:color w:val="000000" w:themeColor="text1"/>
                <w:sz w:val="22"/>
              </w:rPr>
              <w:t>Calibração e seleção do modelo HMM (detecção de regimes)</w:t>
            </w:r>
          </w:p>
        </w:tc>
        <w:tc>
          <w:tcPr>
            <w:tcW w:w="163" w:type="pct"/>
            <w:shd w:val="clear" w:color="auto" w:fill="FFFFFF" w:themeFill="background1"/>
            <w:vAlign w:val="center"/>
          </w:tcPr>
          <w:p w14:paraId="0462F55A"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636B33CB" w14:textId="77777777" w:rsidR="00A8502E" w:rsidRPr="00A8502E" w:rsidRDefault="00A8502E" w:rsidP="79C43BEA">
            <w:pPr>
              <w:spacing w:after="0" w:line="240" w:lineRule="auto"/>
              <w:jc w:val="center"/>
              <w:rPr>
                <w:b/>
                <w:bCs/>
                <w:sz w:val="22"/>
              </w:rPr>
            </w:pPr>
          </w:p>
        </w:tc>
        <w:tc>
          <w:tcPr>
            <w:tcW w:w="163" w:type="pct"/>
            <w:shd w:val="clear" w:color="auto" w:fill="FFFFFF" w:themeFill="background1"/>
            <w:vAlign w:val="center"/>
          </w:tcPr>
          <w:p w14:paraId="22AED222" w14:textId="77777777" w:rsidR="00A8502E" w:rsidRPr="00A8502E" w:rsidRDefault="00A8502E" w:rsidP="79C43BEA">
            <w:pPr>
              <w:spacing w:after="0" w:line="240" w:lineRule="auto"/>
              <w:jc w:val="center"/>
              <w:rPr>
                <w:b/>
                <w:bCs/>
                <w:sz w:val="22"/>
              </w:rPr>
            </w:pPr>
          </w:p>
        </w:tc>
        <w:tc>
          <w:tcPr>
            <w:tcW w:w="185" w:type="pct"/>
            <w:shd w:val="clear" w:color="auto" w:fill="FFFFFF" w:themeFill="background1"/>
            <w:vAlign w:val="center"/>
          </w:tcPr>
          <w:p w14:paraId="27C01E99"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1062888F" w14:textId="77777777" w:rsidR="00A8502E" w:rsidRPr="00A8502E" w:rsidRDefault="00A8502E" w:rsidP="79C43BEA">
            <w:pPr>
              <w:spacing w:after="0" w:line="240" w:lineRule="auto"/>
              <w:jc w:val="center"/>
              <w:rPr>
                <w:b/>
                <w:bCs/>
                <w:sz w:val="22"/>
              </w:rPr>
            </w:pPr>
          </w:p>
        </w:tc>
        <w:tc>
          <w:tcPr>
            <w:tcW w:w="181" w:type="pct"/>
            <w:shd w:val="clear" w:color="auto" w:fill="FFFFFF" w:themeFill="background1"/>
            <w:vAlign w:val="center"/>
          </w:tcPr>
          <w:p w14:paraId="2F1D9989" w14:textId="77777777" w:rsidR="00A8502E" w:rsidRPr="00A8502E" w:rsidRDefault="00A8502E" w:rsidP="79C43BEA">
            <w:pPr>
              <w:spacing w:after="0" w:line="240" w:lineRule="auto"/>
              <w:jc w:val="center"/>
              <w:rPr>
                <w:b/>
                <w:bCs/>
                <w:sz w:val="18"/>
                <w:szCs w:val="18"/>
              </w:rPr>
            </w:pPr>
          </w:p>
        </w:tc>
        <w:tc>
          <w:tcPr>
            <w:tcW w:w="178" w:type="pct"/>
            <w:shd w:val="clear" w:color="auto" w:fill="FFFFFF" w:themeFill="background1"/>
            <w:vAlign w:val="center"/>
          </w:tcPr>
          <w:p w14:paraId="1D97F078" w14:textId="77777777" w:rsidR="00A8502E" w:rsidRPr="00A8502E" w:rsidRDefault="00A8502E" w:rsidP="79C43BEA">
            <w:pPr>
              <w:spacing w:after="0" w:line="240" w:lineRule="auto"/>
              <w:jc w:val="center"/>
              <w:rPr>
                <w:b/>
                <w:bCs/>
                <w:sz w:val="18"/>
                <w:szCs w:val="18"/>
              </w:rPr>
            </w:pPr>
          </w:p>
        </w:tc>
        <w:tc>
          <w:tcPr>
            <w:tcW w:w="177" w:type="pct"/>
            <w:shd w:val="clear" w:color="auto" w:fill="00B050"/>
            <w:vAlign w:val="center"/>
          </w:tcPr>
          <w:p w14:paraId="68F0DAF2" w14:textId="77777777" w:rsidR="00A8502E" w:rsidRPr="00A8502E" w:rsidRDefault="00A8502E" w:rsidP="79C43BEA">
            <w:pPr>
              <w:spacing w:after="0" w:line="240" w:lineRule="auto"/>
              <w:jc w:val="center"/>
              <w:rPr>
                <w:b/>
                <w:bCs/>
                <w:sz w:val="18"/>
                <w:szCs w:val="18"/>
              </w:rPr>
            </w:pPr>
          </w:p>
        </w:tc>
        <w:tc>
          <w:tcPr>
            <w:tcW w:w="199" w:type="pct"/>
            <w:shd w:val="clear" w:color="auto" w:fill="FFFFFF" w:themeFill="background1"/>
            <w:vAlign w:val="center"/>
          </w:tcPr>
          <w:p w14:paraId="7B0C6E52"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26F13C06"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0F986BF4" w14:textId="77777777" w:rsidR="00A8502E" w:rsidRPr="00A8502E" w:rsidRDefault="00A8502E" w:rsidP="79C43BEA">
            <w:pPr>
              <w:spacing w:after="0" w:line="240" w:lineRule="auto"/>
              <w:jc w:val="center"/>
              <w:rPr>
                <w:b/>
                <w:bCs/>
                <w:sz w:val="18"/>
                <w:szCs w:val="18"/>
              </w:rPr>
            </w:pPr>
          </w:p>
        </w:tc>
        <w:tc>
          <w:tcPr>
            <w:tcW w:w="181" w:type="pct"/>
            <w:shd w:val="clear" w:color="auto" w:fill="FFFFFF" w:themeFill="background1"/>
            <w:vAlign w:val="center"/>
          </w:tcPr>
          <w:p w14:paraId="657224D6" w14:textId="77777777" w:rsidR="00A8502E" w:rsidRPr="00A8502E" w:rsidRDefault="00A8502E" w:rsidP="79C43BEA">
            <w:pPr>
              <w:spacing w:after="0" w:line="240" w:lineRule="auto"/>
              <w:jc w:val="center"/>
              <w:rPr>
                <w:b/>
                <w:bCs/>
                <w:sz w:val="18"/>
                <w:szCs w:val="18"/>
              </w:rPr>
            </w:pPr>
          </w:p>
        </w:tc>
      </w:tr>
      <w:tr w:rsidR="00A8502E" w:rsidRPr="00A8502E" w14:paraId="65493259" w14:textId="77777777" w:rsidTr="00931902">
        <w:trPr>
          <w:trHeight w:val="459"/>
        </w:trPr>
        <w:tc>
          <w:tcPr>
            <w:tcW w:w="738" w:type="pct"/>
            <w:vMerge/>
            <w:vAlign w:val="center"/>
          </w:tcPr>
          <w:p w14:paraId="7214C8E9" w14:textId="77777777" w:rsidR="00A8502E" w:rsidRPr="00A8502E" w:rsidRDefault="00A8502E" w:rsidP="00A8502E">
            <w:pPr>
              <w:spacing w:after="0" w:line="240" w:lineRule="auto"/>
              <w:jc w:val="center"/>
              <w:rPr>
                <w:b/>
                <w:sz w:val="20"/>
                <w:szCs w:val="20"/>
              </w:rPr>
            </w:pPr>
          </w:p>
        </w:tc>
        <w:tc>
          <w:tcPr>
            <w:tcW w:w="2084" w:type="pct"/>
            <w:vAlign w:val="center"/>
          </w:tcPr>
          <w:p w14:paraId="226C8FDA" w14:textId="77777777" w:rsidR="00A8502E" w:rsidRPr="00A8502E" w:rsidRDefault="2317ED83" w:rsidP="79C43BEA">
            <w:pPr>
              <w:spacing w:after="0" w:line="240" w:lineRule="auto"/>
              <w:jc w:val="center"/>
              <w:rPr>
                <w:b/>
                <w:bCs/>
                <w:sz w:val="22"/>
              </w:rPr>
            </w:pPr>
            <w:r>
              <w:rPr>
                <w:sz w:val="22"/>
              </w:rPr>
              <w:t>Implementação e treinamento das LSTM multivariadas condicionais</w:t>
            </w:r>
          </w:p>
        </w:tc>
        <w:tc>
          <w:tcPr>
            <w:tcW w:w="163" w:type="pct"/>
            <w:shd w:val="clear" w:color="auto" w:fill="FFFFFF" w:themeFill="background1"/>
            <w:vAlign w:val="center"/>
          </w:tcPr>
          <w:p w14:paraId="39D765C1"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17676280" w14:textId="77777777" w:rsidR="00A8502E" w:rsidRPr="00A8502E" w:rsidRDefault="00A8502E" w:rsidP="79C43BEA">
            <w:pPr>
              <w:spacing w:after="0" w:line="240" w:lineRule="auto"/>
              <w:jc w:val="center"/>
              <w:rPr>
                <w:b/>
                <w:bCs/>
                <w:sz w:val="22"/>
              </w:rPr>
            </w:pPr>
          </w:p>
        </w:tc>
        <w:tc>
          <w:tcPr>
            <w:tcW w:w="163" w:type="pct"/>
            <w:shd w:val="clear" w:color="auto" w:fill="FFFFFF" w:themeFill="background1"/>
            <w:vAlign w:val="center"/>
          </w:tcPr>
          <w:p w14:paraId="743A839E" w14:textId="77777777" w:rsidR="00A8502E" w:rsidRPr="00A8502E" w:rsidRDefault="00A8502E" w:rsidP="79C43BEA">
            <w:pPr>
              <w:spacing w:after="0" w:line="240" w:lineRule="auto"/>
              <w:jc w:val="center"/>
              <w:rPr>
                <w:b/>
                <w:bCs/>
                <w:sz w:val="22"/>
              </w:rPr>
            </w:pPr>
          </w:p>
        </w:tc>
        <w:tc>
          <w:tcPr>
            <w:tcW w:w="185" w:type="pct"/>
            <w:shd w:val="clear" w:color="auto" w:fill="FFFFFF" w:themeFill="background1"/>
            <w:vAlign w:val="center"/>
          </w:tcPr>
          <w:p w14:paraId="03D82A4E"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16DBA703" w14:textId="77777777" w:rsidR="00A8502E" w:rsidRPr="00A8502E" w:rsidRDefault="00A8502E" w:rsidP="79C43BEA">
            <w:pPr>
              <w:spacing w:after="0" w:line="240" w:lineRule="auto"/>
              <w:jc w:val="center"/>
              <w:rPr>
                <w:b/>
                <w:bCs/>
                <w:sz w:val="22"/>
              </w:rPr>
            </w:pPr>
          </w:p>
        </w:tc>
        <w:tc>
          <w:tcPr>
            <w:tcW w:w="181" w:type="pct"/>
            <w:shd w:val="clear" w:color="auto" w:fill="FFFFFF" w:themeFill="background1"/>
            <w:vAlign w:val="center"/>
          </w:tcPr>
          <w:p w14:paraId="03A2EC2B" w14:textId="77777777" w:rsidR="00A8502E" w:rsidRPr="00A8502E" w:rsidRDefault="00A8502E" w:rsidP="79C43BEA">
            <w:pPr>
              <w:spacing w:after="0" w:line="240" w:lineRule="auto"/>
              <w:jc w:val="center"/>
              <w:rPr>
                <w:b/>
                <w:bCs/>
                <w:sz w:val="18"/>
                <w:szCs w:val="18"/>
              </w:rPr>
            </w:pPr>
          </w:p>
        </w:tc>
        <w:tc>
          <w:tcPr>
            <w:tcW w:w="178" w:type="pct"/>
            <w:shd w:val="clear" w:color="auto" w:fill="FFFFFF" w:themeFill="background1"/>
            <w:vAlign w:val="center"/>
          </w:tcPr>
          <w:p w14:paraId="1C4AEB70" w14:textId="77777777" w:rsidR="00A8502E" w:rsidRPr="00A8502E" w:rsidRDefault="00A8502E" w:rsidP="79C43BEA">
            <w:pPr>
              <w:spacing w:after="0" w:line="240" w:lineRule="auto"/>
              <w:jc w:val="center"/>
              <w:rPr>
                <w:b/>
                <w:bCs/>
                <w:sz w:val="18"/>
                <w:szCs w:val="18"/>
              </w:rPr>
            </w:pPr>
          </w:p>
        </w:tc>
        <w:tc>
          <w:tcPr>
            <w:tcW w:w="177" w:type="pct"/>
            <w:shd w:val="clear" w:color="auto" w:fill="00B050"/>
            <w:vAlign w:val="center"/>
          </w:tcPr>
          <w:p w14:paraId="0136FBE9" w14:textId="77777777" w:rsidR="00A8502E" w:rsidRPr="00A8502E" w:rsidRDefault="00A8502E" w:rsidP="79C43BEA">
            <w:pPr>
              <w:spacing w:after="0" w:line="240" w:lineRule="auto"/>
              <w:jc w:val="center"/>
              <w:rPr>
                <w:b/>
                <w:bCs/>
                <w:sz w:val="18"/>
                <w:szCs w:val="18"/>
              </w:rPr>
            </w:pPr>
          </w:p>
        </w:tc>
        <w:tc>
          <w:tcPr>
            <w:tcW w:w="199" w:type="pct"/>
            <w:shd w:val="clear" w:color="auto" w:fill="00B050"/>
            <w:vAlign w:val="center"/>
          </w:tcPr>
          <w:p w14:paraId="356AD36A"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5E3D6512"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745B477E" w14:textId="77777777" w:rsidR="00A8502E" w:rsidRPr="00A8502E" w:rsidRDefault="00A8502E" w:rsidP="79C43BEA">
            <w:pPr>
              <w:spacing w:after="0" w:line="240" w:lineRule="auto"/>
              <w:jc w:val="center"/>
              <w:rPr>
                <w:b/>
                <w:bCs/>
                <w:sz w:val="18"/>
                <w:szCs w:val="18"/>
              </w:rPr>
            </w:pPr>
          </w:p>
        </w:tc>
        <w:tc>
          <w:tcPr>
            <w:tcW w:w="181" w:type="pct"/>
            <w:shd w:val="clear" w:color="auto" w:fill="FFFFFF" w:themeFill="background1"/>
            <w:vAlign w:val="center"/>
          </w:tcPr>
          <w:p w14:paraId="6CD29273" w14:textId="77777777" w:rsidR="00A8502E" w:rsidRPr="00A8502E" w:rsidRDefault="00A8502E" w:rsidP="79C43BEA">
            <w:pPr>
              <w:spacing w:after="0" w:line="240" w:lineRule="auto"/>
              <w:jc w:val="center"/>
              <w:rPr>
                <w:b/>
                <w:bCs/>
                <w:sz w:val="18"/>
                <w:szCs w:val="18"/>
              </w:rPr>
            </w:pPr>
          </w:p>
        </w:tc>
      </w:tr>
      <w:tr w:rsidR="00A8502E" w:rsidRPr="00A8502E" w14:paraId="0E757447" w14:textId="77777777" w:rsidTr="00931902">
        <w:trPr>
          <w:trHeight w:val="327"/>
        </w:trPr>
        <w:tc>
          <w:tcPr>
            <w:tcW w:w="738" w:type="pct"/>
            <w:vMerge/>
            <w:vAlign w:val="center"/>
          </w:tcPr>
          <w:p w14:paraId="441D61D0" w14:textId="77777777" w:rsidR="00A8502E" w:rsidRPr="00A8502E" w:rsidRDefault="00A8502E" w:rsidP="00A8502E">
            <w:pPr>
              <w:spacing w:after="0" w:line="240" w:lineRule="auto"/>
              <w:jc w:val="center"/>
              <w:rPr>
                <w:b/>
                <w:sz w:val="20"/>
                <w:szCs w:val="20"/>
              </w:rPr>
            </w:pPr>
          </w:p>
        </w:tc>
        <w:tc>
          <w:tcPr>
            <w:tcW w:w="2084" w:type="pct"/>
            <w:vAlign w:val="center"/>
          </w:tcPr>
          <w:p w14:paraId="363E4E77" w14:textId="77777777" w:rsidR="00A8502E" w:rsidRPr="00A8502E" w:rsidRDefault="2317ED83" w:rsidP="79C43BEA">
            <w:pPr>
              <w:spacing w:after="0" w:line="240" w:lineRule="auto"/>
              <w:jc w:val="center"/>
              <w:rPr>
                <w:b/>
                <w:bCs/>
                <w:sz w:val="22"/>
              </w:rPr>
            </w:pPr>
            <w:r>
              <w:rPr>
                <w:color w:val="000000" w:themeColor="text1"/>
                <w:sz w:val="22"/>
              </w:rPr>
              <w:t xml:space="preserve">Estimação de VaR e ES; calibração do benchmark MS-GARCH em R</w:t>
            </w:r>
          </w:p>
        </w:tc>
        <w:tc>
          <w:tcPr>
            <w:tcW w:w="163" w:type="pct"/>
            <w:shd w:val="clear" w:color="auto" w:fill="FFFFFF" w:themeFill="background1"/>
            <w:vAlign w:val="center"/>
          </w:tcPr>
          <w:p w14:paraId="0F550646"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4BDE5324" w14:textId="77777777" w:rsidR="00A8502E" w:rsidRPr="00A8502E" w:rsidRDefault="00A8502E" w:rsidP="79C43BEA">
            <w:pPr>
              <w:spacing w:after="0" w:line="240" w:lineRule="auto"/>
              <w:jc w:val="center"/>
              <w:rPr>
                <w:b/>
                <w:bCs/>
                <w:sz w:val="22"/>
              </w:rPr>
            </w:pPr>
          </w:p>
        </w:tc>
        <w:tc>
          <w:tcPr>
            <w:tcW w:w="163" w:type="pct"/>
            <w:shd w:val="clear" w:color="auto" w:fill="FFFFFF" w:themeFill="background1"/>
            <w:vAlign w:val="center"/>
          </w:tcPr>
          <w:p w14:paraId="2B287042" w14:textId="77777777" w:rsidR="00A8502E" w:rsidRPr="00A8502E" w:rsidRDefault="00A8502E" w:rsidP="79C43BEA">
            <w:pPr>
              <w:spacing w:after="0" w:line="240" w:lineRule="auto"/>
              <w:jc w:val="center"/>
              <w:rPr>
                <w:b/>
                <w:bCs/>
                <w:sz w:val="22"/>
              </w:rPr>
            </w:pPr>
          </w:p>
        </w:tc>
        <w:tc>
          <w:tcPr>
            <w:tcW w:w="185" w:type="pct"/>
            <w:shd w:val="clear" w:color="auto" w:fill="FFFFFF" w:themeFill="background1"/>
            <w:vAlign w:val="center"/>
          </w:tcPr>
          <w:p w14:paraId="49676832"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1F15264D" w14:textId="77777777" w:rsidR="00A8502E" w:rsidRPr="00A8502E" w:rsidRDefault="00A8502E" w:rsidP="79C43BEA">
            <w:pPr>
              <w:spacing w:after="0" w:line="240" w:lineRule="auto"/>
              <w:jc w:val="center"/>
              <w:rPr>
                <w:b/>
                <w:bCs/>
                <w:sz w:val="22"/>
              </w:rPr>
            </w:pPr>
          </w:p>
        </w:tc>
        <w:tc>
          <w:tcPr>
            <w:tcW w:w="181" w:type="pct"/>
            <w:shd w:val="clear" w:color="auto" w:fill="FFFFFF" w:themeFill="background1"/>
            <w:vAlign w:val="center"/>
          </w:tcPr>
          <w:p w14:paraId="096B0D2D" w14:textId="77777777" w:rsidR="00A8502E" w:rsidRPr="00A8502E" w:rsidRDefault="00A8502E" w:rsidP="79C43BEA">
            <w:pPr>
              <w:spacing w:after="0" w:line="240" w:lineRule="auto"/>
              <w:jc w:val="center"/>
              <w:rPr>
                <w:b/>
                <w:bCs/>
                <w:sz w:val="18"/>
                <w:szCs w:val="18"/>
              </w:rPr>
            </w:pPr>
          </w:p>
        </w:tc>
        <w:tc>
          <w:tcPr>
            <w:tcW w:w="178" w:type="pct"/>
            <w:shd w:val="clear" w:color="auto" w:fill="FFFFFF" w:themeFill="background1"/>
            <w:vAlign w:val="center"/>
          </w:tcPr>
          <w:p w14:paraId="6AE52979" w14:textId="77777777" w:rsidR="00A8502E" w:rsidRPr="00A8502E" w:rsidRDefault="00A8502E" w:rsidP="79C43BEA">
            <w:pPr>
              <w:spacing w:after="0" w:line="240" w:lineRule="auto"/>
              <w:jc w:val="center"/>
              <w:rPr>
                <w:b/>
                <w:bCs/>
                <w:sz w:val="18"/>
                <w:szCs w:val="18"/>
              </w:rPr>
            </w:pPr>
          </w:p>
        </w:tc>
        <w:tc>
          <w:tcPr>
            <w:tcW w:w="177" w:type="pct"/>
            <w:shd w:val="clear" w:color="auto" w:fill="FFFFFF" w:themeFill="background1"/>
            <w:vAlign w:val="center"/>
          </w:tcPr>
          <w:p w14:paraId="7474F4A6" w14:textId="77777777" w:rsidR="00A8502E" w:rsidRPr="00A8502E" w:rsidRDefault="00A8502E" w:rsidP="79C43BEA">
            <w:pPr>
              <w:spacing w:after="0" w:line="240" w:lineRule="auto"/>
              <w:jc w:val="center"/>
              <w:rPr>
                <w:b/>
                <w:bCs/>
                <w:sz w:val="18"/>
                <w:szCs w:val="18"/>
              </w:rPr>
            </w:pPr>
          </w:p>
        </w:tc>
        <w:tc>
          <w:tcPr>
            <w:tcW w:w="199" w:type="pct"/>
            <w:shd w:val="clear" w:color="auto" w:fill="00B050"/>
            <w:vAlign w:val="center"/>
          </w:tcPr>
          <w:p w14:paraId="45DA8183" w14:textId="77777777" w:rsidR="00A8502E" w:rsidRPr="00A8502E" w:rsidRDefault="00A8502E" w:rsidP="79C43BEA">
            <w:pPr>
              <w:spacing w:after="0" w:line="240" w:lineRule="auto"/>
              <w:jc w:val="center"/>
              <w:rPr>
                <w:b/>
                <w:bCs/>
                <w:sz w:val="18"/>
                <w:szCs w:val="18"/>
              </w:rPr>
            </w:pPr>
          </w:p>
        </w:tc>
        <w:tc>
          <w:tcPr>
            <w:tcW w:w="188" w:type="pct"/>
            <w:shd w:val="clear" w:color="auto" w:fill="00B050"/>
            <w:vAlign w:val="center"/>
          </w:tcPr>
          <w:p w14:paraId="6AA74625"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2E3AE531" w14:textId="77777777" w:rsidR="00A8502E" w:rsidRPr="00A8502E" w:rsidRDefault="00A8502E" w:rsidP="79C43BEA">
            <w:pPr>
              <w:spacing w:after="0" w:line="240" w:lineRule="auto"/>
              <w:jc w:val="center"/>
              <w:rPr>
                <w:b/>
                <w:bCs/>
                <w:sz w:val="18"/>
                <w:szCs w:val="18"/>
              </w:rPr>
            </w:pPr>
          </w:p>
        </w:tc>
        <w:tc>
          <w:tcPr>
            <w:tcW w:w="181" w:type="pct"/>
            <w:shd w:val="clear" w:color="auto" w:fill="FFFFFF" w:themeFill="background1"/>
            <w:vAlign w:val="center"/>
          </w:tcPr>
          <w:p w14:paraId="247743EC" w14:textId="77777777" w:rsidR="00A8502E" w:rsidRPr="00A8502E" w:rsidRDefault="00A8502E" w:rsidP="79C43BEA">
            <w:pPr>
              <w:spacing w:after="0" w:line="240" w:lineRule="auto"/>
              <w:jc w:val="center"/>
              <w:rPr>
                <w:b/>
                <w:bCs/>
                <w:sz w:val="18"/>
                <w:szCs w:val="18"/>
              </w:rPr>
            </w:pPr>
          </w:p>
        </w:tc>
      </w:tr>
      <w:tr w:rsidR="00A8502E" w:rsidRPr="00931902" w14:paraId="5674329E" w14:textId="77777777" w:rsidTr="00931902">
        <w:trPr>
          <w:trHeight w:val="291"/>
        </w:trPr>
        <w:tc>
          <w:tcPr>
            <w:tcW w:w="738" w:type="pct"/>
            <w:vAlign w:val="center"/>
          </w:tcPr>
          <w:p w14:paraId="4AFA7C78" w14:textId="77777777" w:rsidR="00A8502E" w:rsidRPr="00A8502E" w:rsidRDefault="2317ED83" w:rsidP="79C43BEA">
            <w:pPr>
              <w:spacing w:after="0" w:line="240" w:lineRule="auto"/>
              <w:jc w:val="center"/>
              <w:rPr>
                <w:b/>
                <w:bCs/>
                <w:sz w:val="22"/>
              </w:rPr>
            </w:pPr>
            <w:r>
              <w:rPr>
                <w:sz w:val="22"/>
              </w:rPr>
              <w:t>Processamento</w:t>
            </w:r>
          </w:p>
        </w:tc>
        <w:tc>
          <w:tcPr>
            <w:tcW w:w="2084" w:type="pct"/>
            <w:vAlign w:val="center"/>
          </w:tcPr>
          <w:p w14:paraId="0685D5AC" w14:textId="77777777" w:rsidR="00A8502E" w:rsidRPr="00C528AA" w:rsidRDefault="2317ED83" w:rsidP="79C43BEA">
            <w:pPr>
              <w:spacing w:after="0" w:line="240" w:lineRule="auto"/>
              <w:jc w:val="center"/>
              <w:rPr>
                <w:b/>
                <w:bCs/>
                <w:sz w:val="22"/>
                <w:lang w:val="en-US"/>
              </w:rPr>
            </w:pPr>
            <w:r>
              <w:rPr>
                <w:sz w:val="22"/>
                <w:lang w:val="en-US"/>
              </w:rPr>
              <w:t xml:space="preserve">Backtesting (Kupiec, Christoffersen, Acerbi-Székely) e análise SHAP</w:t>
            </w:r>
          </w:p>
        </w:tc>
        <w:tc>
          <w:tcPr>
            <w:tcW w:w="163" w:type="pct"/>
            <w:shd w:val="clear" w:color="auto" w:fill="FFFFFF" w:themeFill="background1"/>
            <w:vAlign w:val="center"/>
          </w:tcPr>
          <w:p w14:paraId="5762E54D" w14:textId="77777777" w:rsidR="00A8502E" w:rsidRPr="00C528AA" w:rsidRDefault="00A8502E" w:rsidP="79C43BEA">
            <w:pPr>
              <w:spacing w:after="0" w:line="240" w:lineRule="auto"/>
              <w:jc w:val="center"/>
              <w:rPr>
                <w:b/>
                <w:bCs/>
                <w:sz w:val="22"/>
                <w:lang w:val="en-US"/>
              </w:rPr>
            </w:pPr>
          </w:p>
        </w:tc>
        <w:tc>
          <w:tcPr>
            <w:tcW w:w="188" w:type="pct"/>
            <w:shd w:val="clear" w:color="auto" w:fill="FFFFFF" w:themeFill="background1"/>
            <w:vAlign w:val="center"/>
          </w:tcPr>
          <w:p w14:paraId="08038F32" w14:textId="77777777" w:rsidR="00A8502E" w:rsidRPr="00C528AA" w:rsidRDefault="00A8502E" w:rsidP="79C43BEA">
            <w:pPr>
              <w:spacing w:after="0" w:line="240" w:lineRule="auto"/>
              <w:jc w:val="center"/>
              <w:rPr>
                <w:b/>
                <w:bCs/>
                <w:sz w:val="22"/>
                <w:lang w:val="en-US"/>
              </w:rPr>
            </w:pPr>
          </w:p>
        </w:tc>
        <w:tc>
          <w:tcPr>
            <w:tcW w:w="163" w:type="pct"/>
            <w:shd w:val="clear" w:color="auto" w:fill="FFFFFF" w:themeFill="background1"/>
            <w:vAlign w:val="center"/>
          </w:tcPr>
          <w:p w14:paraId="0B992AF0" w14:textId="77777777" w:rsidR="00A8502E" w:rsidRPr="00C528AA" w:rsidRDefault="00A8502E" w:rsidP="79C43BEA">
            <w:pPr>
              <w:spacing w:after="0" w:line="240" w:lineRule="auto"/>
              <w:jc w:val="center"/>
              <w:rPr>
                <w:b/>
                <w:bCs/>
                <w:sz w:val="22"/>
                <w:lang w:val="en-US"/>
              </w:rPr>
            </w:pPr>
          </w:p>
        </w:tc>
        <w:tc>
          <w:tcPr>
            <w:tcW w:w="185" w:type="pct"/>
            <w:shd w:val="clear" w:color="auto" w:fill="FFFFFF" w:themeFill="background1"/>
            <w:vAlign w:val="center"/>
          </w:tcPr>
          <w:p w14:paraId="0E10EE64" w14:textId="77777777" w:rsidR="00A8502E" w:rsidRPr="00C528AA" w:rsidRDefault="00A8502E" w:rsidP="79C43BEA">
            <w:pPr>
              <w:spacing w:after="0" w:line="240" w:lineRule="auto"/>
              <w:jc w:val="center"/>
              <w:rPr>
                <w:b/>
                <w:bCs/>
                <w:sz w:val="22"/>
                <w:lang w:val="en-US"/>
              </w:rPr>
            </w:pPr>
          </w:p>
        </w:tc>
        <w:tc>
          <w:tcPr>
            <w:tcW w:w="188" w:type="pct"/>
            <w:shd w:val="clear" w:color="auto" w:fill="FFFFFF" w:themeFill="background1"/>
            <w:vAlign w:val="center"/>
          </w:tcPr>
          <w:p w14:paraId="3A962475" w14:textId="77777777" w:rsidR="00A8502E" w:rsidRPr="00C528AA" w:rsidRDefault="00A8502E" w:rsidP="79C43BEA">
            <w:pPr>
              <w:spacing w:after="0" w:line="240" w:lineRule="auto"/>
              <w:jc w:val="center"/>
              <w:rPr>
                <w:b/>
                <w:bCs/>
                <w:sz w:val="22"/>
                <w:lang w:val="en-US"/>
              </w:rPr>
            </w:pPr>
          </w:p>
        </w:tc>
        <w:tc>
          <w:tcPr>
            <w:tcW w:w="181" w:type="pct"/>
            <w:shd w:val="clear" w:color="auto" w:fill="FFFFFF" w:themeFill="background1"/>
            <w:vAlign w:val="center"/>
          </w:tcPr>
          <w:p w14:paraId="2D0163D6" w14:textId="77777777" w:rsidR="00A8502E" w:rsidRPr="00C528AA" w:rsidRDefault="00A8502E" w:rsidP="79C43BEA">
            <w:pPr>
              <w:spacing w:after="0" w:line="240" w:lineRule="auto"/>
              <w:jc w:val="center"/>
              <w:rPr>
                <w:b/>
                <w:bCs/>
                <w:sz w:val="18"/>
                <w:szCs w:val="18"/>
                <w:lang w:val="en-US"/>
              </w:rPr>
            </w:pPr>
          </w:p>
        </w:tc>
        <w:tc>
          <w:tcPr>
            <w:tcW w:w="178" w:type="pct"/>
            <w:shd w:val="clear" w:color="auto" w:fill="FFFFFF" w:themeFill="background1"/>
            <w:vAlign w:val="center"/>
          </w:tcPr>
          <w:p w14:paraId="295FDF96" w14:textId="77777777" w:rsidR="00A8502E" w:rsidRPr="00C528AA" w:rsidRDefault="00A8502E" w:rsidP="79C43BEA">
            <w:pPr>
              <w:spacing w:after="0" w:line="240" w:lineRule="auto"/>
              <w:jc w:val="center"/>
              <w:rPr>
                <w:b/>
                <w:bCs/>
                <w:sz w:val="18"/>
                <w:szCs w:val="18"/>
                <w:lang w:val="en-US"/>
              </w:rPr>
            </w:pPr>
          </w:p>
        </w:tc>
        <w:tc>
          <w:tcPr>
            <w:tcW w:w="177" w:type="pct"/>
            <w:shd w:val="clear" w:color="auto" w:fill="FFFFFF" w:themeFill="background1"/>
            <w:vAlign w:val="center"/>
          </w:tcPr>
          <w:p w14:paraId="5E1144F9" w14:textId="77777777" w:rsidR="00A8502E" w:rsidRPr="00C528AA" w:rsidRDefault="00A8502E" w:rsidP="79C43BEA">
            <w:pPr>
              <w:spacing w:after="0" w:line="240" w:lineRule="auto"/>
              <w:jc w:val="center"/>
              <w:rPr>
                <w:b/>
                <w:bCs/>
                <w:sz w:val="18"/>
                <w:szCs w:val="18"/>
                <w:lang w:val="en-US"/>
              </w:rPr>
            </w:pPr>
          </w:p>
        </w:tc>
        <w:tc>
          <w:tcPr>
            <w:tcW w:w="199" w:type="pct"/>
            <w:shd w:val="clear" w:color="auto" w:fill="00B050"/>
            <w:vAlign w:val="center"/>
          </w:tcPr>
          <w:p w14:paraId="578FE93C" w14:textId="77777777" w:rsidR="00A8502E" w:rsidRPr="00C528AA" w:rsidRDefault="00A8502E" w:rsidP="79C43BEA">
            <w:pPr>
              <w:spacing w:after="0" w:line="240" w:lineRule="auto"/>
              <w:jc w:val="center"/>
              <w:rPr>
                <w:b/>
                <w:bCs/>
                <w:sz w:val="18"/>
                <w:szCs w:val="18"/>
                <w:lang w:val="en-US"/>
              </w:rPr>
            </w:pPr>
          </w:p>
        </w:tc>
        <w:tc>
          <w:tcPr>
            <w:tcW w:w="188" w:type="pct"/>
            <w:shd w:val="clear" w:color="auto" w:fill="00B050"/>
            <w:vAlign w:val="center"/>
          </w:tcPr>
          <w:p w14:paraId="46F38866" w14:textId="77777777" w:rsidR="00A8502E" w:rsidRPr="00A34AF1" w:rsidRDefault="00A8502E" w:rsidP="79C43BEA">
            <w:pPr>
              <w:spacing w:after="0" w:line="240" w:lineRule="auto"/>
              <w:jc w:val="center"/>
              <w:rPr>
                <w:b/>
                <w:bCs/>
                <w:sz w:val="18"/>
                <w:szCs w:val="18"/>
                <w:lang w:val="en-US"/>
              </w:rPr>
            </w:pPr>
          </w:p>
        </w:tc>
        <w:tc>
          <w:tcPr>
            <w:tcW w:w="188" w:type="pct"/>
            <w:shd w:val="clear" w:color="auto" w:fill="FFFFFF" w:themeFill="background1"/>
            <w:vAlign w:val="center"/>
          </w:tcPr>
          <w:p w14:paraId="07C49696" w14:textId="77777777" w:rsidR="00A8502E" w:rsidRPr="00A34AF1" w:rsidRDefault="00A8502E" w:rsidP="79C43BEA">
            <w:pPr>
              <w:spacing w:after="0" w:line="240" w:lineRule="auto"/>
              <w:jc w:val="center"/>
              <w:rPr>
                <w:b/>
                <w:bCs/>
                <w:sz w:val="18"/>
                <w:szCs w:val="18"/>
                <w:lang w:val="en-US"/>
              </w:rPr>
            </w:pPr>
          </w:p>
        </w:tc>
        <w:tc>
          <w:tcPr>
            <w:tcW w:w="181" w:type="pct"/>
            <w:shd w:val="clear" w:color="auto" w:fill="FFFFFF" w:themeFill="background1"/>
            <w:vAlign w:val="center"/>
          </w:tcPr>
          <w:p w14:paraId="1BD1B0B1" w14:textId="77777777" w:rsidR="00A8502E" w:rsidRPr="00A34AF1" w:rsidRDefault="00A8502E" w:rsidP="79C43BEA">
            <w:pPr>
              <w:spacing w:after="0" w:line="240" w:lineRule="auto"/>
              <w:jc w:val="center"/>
              <w:rPr>
                <w:b/>
                <w:bCs/>
                <w:sz w:val="18"/>
                <w:szCs w:val="18"/>
                <w:lang w:val="en-US"/>
              </w:rPr>
            </w:pPr>
          </w:p>
        </w:tc>
      </w:tr>
      <w:tr w:rsidR="00A8502E" w:rsidRPr="00A8502E" w14:paraId="3270AB57" w14:textId="77777777" w:rsidTr="00931902">
        <w:trPr>
          <w:trHeight w:val="300"/>
        </w:trPr>
        <w:tc>
          <w:tcPr>
            <w:tcW w:w="738" w:type="pct"/>
            <w:vAlign w:val="center"/>
          </w:tcPr>
          <w:p w14:paraId="42C6B9B4" w14:textId="77777777" w:rsidR="00A8502E" w:rsidRPr="00A8502E" w:rsidRDefault="2317ED83" w:rsidP="79C43BEA">
            <w:pPr>
              <w:spacing w:after="0" w:line="240" w:lineRule="auto"/>
              <w:jc w:val="center"/>
              <w:rPr>
                <w:b/>
                <w:bCs/>
                <w:sz w:val="22"/>
              </w:rPr>
            </w:pPr>
            <w:r>
              <w:rPr>
                <w:color w:val="000000" w:themeColor="text1"/>
                <w:sz w:val="22"/>
              </w:rPr>
              <w:t>Análise</w:t>
            </w:r>
          </w:p>
        </w:tc>
        <w:tc>
          <w:tcPr>
            <w:tcW w:w="2084" w:type="pct"/>
            <w:vAlign w:val="center"/>
          </w:tcPr>
          <w:p w14:paraId="5CCF1437" w14:textId="77777777" w:rsidR="00A8502E" w:rsidRPr="00A8502E" w:rsidRDefault="2317ED83" w:rsidP="79C43BEA">
            <w:pPr>
              <w:spacing w:after="0" w:line="240" w:lineRule="auto"/>
              <w:jc w:val="center"/>
              <w:rPr>
                <w:b/>
                <w:bCs/>
                <w:sz w:val="22"/>
              </w:rPr>
            </w:pPr>
            <w:r>
              <w:rPr>
                <w:color w:val="000000" w:themeColor="text1"/>
                <w:sz w:val="22"/>
              </w:rPr>
              <w:t>Discussão dos Resultados</w:t>
            </w:r>
          </w:p>
        </w:tc>
        <w:tc>
          <w:tcPr>
            <w:tcW w:w="163" w:type="pct"/>
            <w:shd w:val="clear" w:color="auto" w:fill="FFFFFF" w:themeFill="background1"/>
            <w:vAlign w:val="center"/>
          </w:tcPr>
          <w:p w14:paraId="0F477C6B"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447CC0B4" w14:textId="77777777" w:rsidR="00A8502E" w:rsidRPr="00A8502E" w:rsidRDefault="00A8502E" w:rsidP="79C43BEA">
            <w:pPr>
              <w:spacing w:after="0" w:line="240" w:lineRule="auto"/>
              <w:jc w:val="center"/>
              <w:rPr>
                <w:b/>
                <w:bCs/>
                <w:sz w:val="22"/>
              </w:rPr>
            </w:pPr>
          </w:p>
        </w:tc>
        <w:tc>
          <w:tcPr>
            <w:tcW w:w="163" w:type="pct"/>
            <w:shd w:val="clear" w:color="auto" w:fill="FFFFFF" w:themeFill="background1"/>
            <w:vAlign w:val="center"/>
          </w:tcPr>
          <w:p w14:paraId="00F99D33" w14:textId="77777777" w:rsidR="00A8502E" w:rsidRPr="00A8502E" w:rsidRDefault="00A8502E" w:rsidP="79C43BEA">
            <w:pPr>
              <w:spacing w:after="0" w:line="240" w:lineRule="auto"/>
              <w:jc w:val="center"/>
              <w:rPr>
                <w:b/>
                <w:bCs/>
                <w:sz w:val="22"/>
              </w:rPr>
            </w:pPr>
          </w:p>
        </w:tc>
        <w:tc>
          <w:tcPr>
            <w:tcW w:w="185" w:type="pct"/>
            <w:shd w:val="clear" w:color="auto" w:fill="FFFFFF" w:themeFill="background1"/>
            <w:vAlign w:val="center"/>
          </w:tcPr>
          <w:p w14:paraId="03105EE9"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2615B8A9" w14:textId="77777777" w:rsidR="00A8502E" w:rsidRPr="00A8502E" w:rsidRDefault="00A8502E" w:rsidP="79C43BEA">
            <w:pPr>
              <w:spacing w:after="0" w:line="240" w:lineRule="auto"/>
              <w:jc w:val="center"/>
              <w:rPr>
                <w:b/>
                <w:bCs/>
                <w:sz w:val="22"/>
              </w:rPr>
            </w:pPr>
          </w:p>
        </w:tc>
        <w:tc>
          <w:tcPr>
            <w:tcW w:w="181" w:type="pct"/>
            <w:shd w:val="clear" w:color="auto" w:fill="FFFFFF" w:themeFill="background1"/>
            <w:vAlign w:val="center"/>
          </w:tcPr>
          <w:p w14:paraId="2A59EA39" w14:textId="77777777" w:rsidR="00A8502E" w:rsidRPr="00A8502E" w:rsidRDefault="00A8502E" w:rsidP="79C43BEA">
            <w:pPr>
              <w:spacing w:after="0" w:line="240" w:lineRule="auto"/>
              <w:jc w:val="center"/>
              <w:rPr>
                <w:b/>
                <w:bCs/>
                <w:sz w:val="18"/>
                <w:szCs w:val="18"/>
              </w:rPr>
            </w:pPr>
          </w:p>
        </w:tc>
        <w:tc>
          <w:tcPr>
            <w:tcW w:w="178" w:type="pct"/>
            <w:shd w:val="clear" w:color="auto" w:fill="FFFFFF" w:themeFill="background1"/>
            <w:vAlign w:val="center"/>
          </w:tcPr>
          <w:p w14:paraId="567B4816" w14:textId="77777777" w:rsidR="00A8502E" w:rsidRPr="00A8502E" w:rsidRDefault="00A8502E" w:rsidP="79C43BEA">
            <w:pPr>
              <w:spacing w:after="0" w:line="240" w:lineRule="auto"/>
              <w:jc w:val="center"/>
              <w:rPr>
                <w:b/>
                <w:bCs/>
                <w:sz w:val="18"/>
                <w:szCs w:val="18"/>
              </w:rPr>
            </w:pPr>
          </w:p>
        </w:tc>
        <w:tc>
          <w:tcPr>
            <w:tcW w:w="177" w:type="pct"/>
            <w:shd w:val="clear" w:color="auto" w:fill="FFFFFF" w:themeFill="background1"/>
            <w:vAlign w:val="center"/>
          </w:tcPr>
          <w:p w14:paraId="52895F1A" w14:textId="77777777" w:rsidR="00A8502E" w:rsidRPr="00A8502E" w:rsidRDefault="00A8502E" w:rsidP="79C43BEA">
            <w:pPr>
              <w:spacing w:after="0" w:line="240" w:lineRule="auto"/>
              <w:jc w:val="center"/>
              <w:rPr>
                <w:b/>
                <w:bCs/>
                <w:sz w:val="18"/>
                <w:szCs w:val="18"/>
              </w:rPr>
            </w:pPr>
          </w:p>
        </w:tc>
        <w:tc>
          <w:tcPr>
            <w:tcW w:w="199" w:type="pct"/>
            <w:shd w:val="clear" w:color="auto" w:fill="00B050"/>
            <w:vAlign w:val="center"/>
          </w:tcPr>
          <w:p w14:paraId="7B124833" w14:textId="77777777" w:rsidR="00A8502E" w:rsidRPr="00A8502E" w:rsidRDefault="00A8502E" w:rsidP="79C43BEA">
            <w:pPr>
              <w:spacing w:after="0" w:line="240" w:lineRule="auto"/>
              <w:jc w:val="center"/>
              <w:rPr>
                <w:b/>
                <w:bCs/>
                <w:sz w:val="18"/>
                <w:szCs w:val="18"/>
              </w:rPr>
            </w:pPr>
          </w:p>
        </w:tc>
        <w:tc>
          <w:tcPr>
            <w:tcW w:w="188" w:type="pct"/>
            <w:shd w:val="clear" w:color="auto" w:fill="00B050"/>
            <w:vAlign w:val="center"/>
          </w:tcPr>
          <w:p w14:paraId="0768D1FA"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5B4C2AA0" w14:textId="77777777" w:rsidR="00A8502E" w:rsidRPr="00A8502E" w:rsidRDefault="00A8502E" w:rsidP="79C43BEA">
            <w:pPr>
              <w:spacing w:after="0" w:line="240" w:lineRule="auto"/>
              <w:jc w:val="center"/>
              <w:rPr>
                <w:b/>
                <w:bCs/>
                <w:sz w:val="18"/>
                <w:szCs w:val="18"/>
              </w:rPr>
            </w:pPr>
          </w:p>
        </w:tc>
        <w:tc>
          <w:tcPr>
            <w:tcW w:w="181" w:type="pct"/>
            <w:shd w:val="clear" w:color="auto" w:fill="FFFFFF" w:themeFill="background1"/>
            <w:vAlign w:val="center"/>
          </w:tcPr>
          <w:p w14:paraId="140C2EEB" w14:textId="77777777" w:rsidR="00A8502E" w:rsidRPr="00A8502E" w:rsidRDefault="00A8502E" w:rsidP="79C43BEA">
            <w:pPr>
              <w:spacing w:after="0" w:line="240" w:lineRule="auto"/>
              <w:jc w:val="center"/>
              <w:rPr>
                <w:b/>
                <w:bCs/>
                <w:sz w:val="18"/>
                <w:szCs w:val="18"/>
              </w:rPr>
            </w:pPr>
          </w:p>
        </w:tc>
      </w:tr>
      <w:tr w:rsidR="00A8502E" w:rsidRPr="00A8502E" w14:paraId="175E52A6" w14:textId="77777777" w:rsidTr="00931902">
        <w:trPr>
          <w:trHeight w:val="282"/>
        </w:trPr>
        <w:tc>
          <w:tcPr>
            <w:tcW w:w="738" w:type="pct"/>
            <w:vAlign w:val="center"/>
          </w:tcPr>
          <w:p w14:paraId="2769E466" w14:textId="77777777" w:rsidR="00A8502E" w:rsidRPr="00A8502E" w:rsidRDefault="2317ED83" w:rsidP="79C43BEA">
            <w:pPr>
              <w:spacing w:after="0" w:line="240" w:lineRule="auto"/>
              <w:jc w:val="center"/>
              <w:rPr>
                <w:b/>
                <w:bCs/>
                <w:sz w:val="22"/>
              </w:rPr>
            </w:pPr>
            <w:r>
              <w:rPr>
                <w:color w:val="000000" w:themeColor="text1"/>
                <w:sz w:val="22"/>
              </w:rPr>
              <w:t>Redação do artigo</w:t>
            </w:r>
          </w:p>
        </w:tc>
        <w:tc>
          <w:tcPr>
            <w:tcW w:w="2084" w:type="pct"/>
            <w:vAlign w:val="center"/>
          </w:tcPr>
          <w:p w14:paraId="246BF4F3" w14:textId="77777777" w:rsidR="00A8502E" w:rsidRPr="00A8502E" w:rsidRDefault="2317ED83" w:rsidP="79C43BEA">
            <w:pPr>
              <w:spacing w:after="0" w:line="240" w:lineRule="auto"/>
              <w:jc w:val="center"/>
              <w:rPr>
                <w:b/>
                <w:bCs/>
                <w:sz w:val="22"/>
              </w:rPr>
            </w:pPr>
            <w:r>
              <w:rPr>
                <w:color w:val="000000" w:themeColor="text1"/>
                <w:sz w:val="22"/>
              </w:rPr>
              <w:t>Redação das seções</w:t>
            </w:r>
          </w:p>
        </w:tc>
        <w:tc>
          <w:tcPr>
            <w:tcW w:w="163" w:type="pct"/>
            <w:shd w:val="clear" w:color="auto" w:fill="FFFFFF" w:themeFill="background1"/>
            <w:vAlign w:val="center"/>
          </w:tcPr>
          <w:p w14:paraId="5CA0C439"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1E94B685" w14:textId="77777777" w:rsidR="00A8502E" w:rsidRPr="00A8502E" w:rsidRDefault="00A8502E" w:rsidP="79C43BEA">
            <w:pPr>
              <w:spacing w:after="0" w:line="240" w:lineRule="auto"/>
              <w:jc w:val="center"/>
              <w:rPr>
                <w:b/>
                <w:bCs/>
                <w:sz w:val="22"/>
              </w:rPr>
            </w:pPr>
          </w:p>
        </w:tc>
        <w:tc>
          <w:tcPr>
            <w:tcW w:w="163" w:type="pct"/>
            <w:shd w:val="clear" w:color="auto" w:fill="FFFFFF" w:themeFill="background1"/>
            <w:vAlign w:val="center"/>
          </w:tcPr>
          <w:p w14:paraId="4A2AD0CD" w14:textId="77777777" w:rsidR="00A8502E" w:rsidRPr="00A8502E" w:rsidRDefault="00A8502E" w:rsidP="79C43BEA">
            <w:pPr>
              <w:spacing w:after="0" w:line="240" w:lineRule="auto"/>
              <w:jc w:val="center"/>
              <w:rPr>
                <w:b/>
                <w:bCs/>
                <w:sz w:val="22"/>
              </w:rPr>
            </w:pPr>
          </w:p>
        </w:tc>
        <w:tc>
          <w:tcPr>
            <w:tcW w:w="185" w:type="pct"/>
            <w:shd w:val="clear" w:color="auto" w:fill="FFFFFF" w:themeFill="background1"/>
            <w:vAlign w:val="center"/>
          </w:tcPr>
          <w:p w14:paraId="6799230F"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78E2E770" w14:textId="77777777" w:rsidR="00A8502E" w:rsidRPr="00A8502E" w:rsidRDefault="00A8502E" w:rsidP="79C43BEA">
            <w:pPr>
              <w:spacing w:after="0" w:line="240" w:lineRule="auto"/>
              <w:jc w:val="center"/>
              <w:rPr>
                <w:b/>
                <w:bCs/>
                <w:sz w:val="22"/>
              </w:rPr>
            </w:pPr>
          </w:p>
        </w:tc>
        <w:tc>
          <w:tcPr>
            <w:tcW w:w="181" w:type="pct"/>
            <w:shd w:val="clear" w:color="auto" w:fill="FFFFFF" w:themeFill="background1"/>
            <w:vAlign w:val="center"/>
          </w:tcPr>
          <w:p w14:paraId="33D5B098" w14:textId="77777777" w:rsidR="00A8502E" w:rsidRPr="00A8502E" w:rsidRDefault="00A8502E" w:rsidP="79C43BEA">
            <w:pPr>
              <w:spacing w:after="0" w:line="240" w:lineRule="auto"/>
              <w:jc w:val="center"/>
              <w:rPr>
                <w:b/>
                <w:bCs/>
                <w:sz w:val="18"/>
                <w:szCs w:val="18"/>
              </w:rPr>
            </w:pPr>
          </w:p>
        </w:tc>
        <w:tc>
          <w:tcPr>
            <w:tcW w:w="178" w:type="pct"/>
            <w:shd w:val="clear" w:color="auto" w:fill="FFFFFF" w:themeFill="background1"/>
            <w:vAlign w:val="center"/>
          </w:tcPr>
          <w:p w14:paraId="27E48944" w14:textId="77777777" w:rsidR="00A8502E" w:rsidRPr="00A8502E" w:rsidRDefault="00A8502E" w:rsidP="79C43BEA">
            <w:pPr>
              <w:spacing w:after="0" w:line="240" w:lineRule="auto"/>
              <w:jc w:val="center"/>
              <w:rPr>
                <w:b/>
                <w:bCs/>
                <w:sz w:val="18"/>
                <w:szCs w:val="18"/>
              </w:rPr>
            </w:pPr>
          </w:p>
        </w:tc>
        <w:tc>
          <w:tcPr>
            <w:tcW w:w="177" w:type="pct"/>
            <w:shd w:val="clear" w:color="auto" w:fill="FFFFFF" w:themeFill="background1"/>
            <w:vAlign w:val="center"/>
          </w:tcPr>
          <w:p w14:paraId="0572CB93" w14:textId="77777777" w:rsidR="00A8502E" w:rsidRPr="00A8502E" w:rsidRDefault="00A8502E" w:rsidP="79C43BEA">
            <w:pPr>
              <w:spacing w:after="0" w:line="240" w:lineRule="auto"/>
              <w:jc w:val="center"/>
              <w:rPr>
                <w:b/>
                <w:bCs/>
                <w:sz w:val="18"/>
                <w:szCs w:val="18"/>
              </w:rPr>
            </w:pPr>
          </w:p>
        </w:tc>
        <w:tc>
          <w:tcPr>
            <w:tcW w:w="199" w:type="pct"/>
            <w:shd w:val="clear" w:color="auto" w:fill="00B050"/>
            <w:vAlign w:val="center"/>
          </w:tcPr>
          <w:p w14:paraId="1FF88006" w14:textId="77777777" w:rsidR="00A8502E" w:rsidRPr="00A8502E" w:rsidRDefault="00A8502E" w:rsidP="79C43BEA">
            <w:pPr>
              <w:spacing w:after="0" w:line="240" w:lineRule="auto"/>
              <w:jc w:val="center"/>
              <w:rPr>
                <w:b/>
                <w:bCs/>
                <w:sz w:val="18"/>
                <w:szCs w:val="18"/>
              </w:rPr>
            </w:pPr>
          </w:p>
        </w:tc>
        <w:tc>
          <w:tcPr>
            <w:tcW w:w="188" w:type="pct"/>
            <w:shd w:val="clear" w:color="auto" w:fill="00B050"/>
            <w:vAlign w:val="center"/>
          </w:tcPr>
          <w:p w14:paraId="1B5433CF"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08544692" w14:textId="77777777" w:rsidR="00A8502E" w:rsidRPr="00A8502E" w:rsidRDefault="00A8502E" w:rsidP="79C43BEA">
            <w:pPr>
              <w:spacing w:after="0" w:line="240" w:lineRule="auto"/>
              <w:jc w:val="center"/>
              <w:rPr>
                <w:b/>
                <w:bCs/>
                <w:sz w:val="18"/>
                <w:szCs w:val="18"/>
              </w:rPr>
            </w:pPr>
          </w:p>
        </w:tc>
        <w:tc>
          <w:tcPr>
            <w:tcW w:w="181" w:type="pct"/>
            <w:shd w:val="clear" w:color="auto" w:fill="FFFFFF" w:themeFill="background1"/>
            <w:vAlign w:val="center"/>
          </w:tcPr>
          <w:p w14:paraId="242415A0" w14:textId="77777777" w:rsidR="00A8502E" w:rsidRPr="00A8502E" w:rsidRDefault="00A8502E" w:rsidP="79C43BEA">
            <w:pPr>
              <w:spacing w:after="0" w:line="240" w:lineRule="auto"/>
              <w:jc w:val="center"/>
              <w:rPr>
                <w:b/>
                <w:bCs/>
                <w:sz w:val="18"/>
                <w:szCs w:val="18"/>
              </w:rPr>
            </w:pPr>
          </w:p>
        </w:tc>
      </w:tr>
      <w:tr w:rsidR="00A8502E" w:rsidRPr="00A8502E" w14:paraId="7B388648" w14:textId="77777777" w:rsidTr="00931902">
        <w:trPr>
          <w:trHeight w:val="255"/>
        </w:trPr>
        <w:tc>
          <w:tcPr>
            <w:tcW w:w="738" w:type="pct"/>
            <w:vAlign w:val="center"/>
          </w:tcPr>
          <w:p w14:paraId="189574A3" w14:textId="77777777" w:rsidR="00A8502E" w:rsidRPr="00A8502E" w:rsidRDefault="2317ED83" w:rsidP="79C43BEA">
            <w:pPr>
              <w:spacing w:after="0" w:line="240" w:lineRule="auto"/>
              <w:jc w:val="center"/>
              <w:rPr>
                <w:b/>
                <w:bCs/>
                <w:sz w:val="22"/>
              </w:rPr>
            </w:pPr>
            <w:r>
              <w:rPr>
                <w:color w:val="000000" w:themeColor="text1"/>
                <w:sz w:val="22"/>
              </w:rPr>
              <w:t>Revisão do artigo</w:t>
            </w:r>
          </w:p>
        </w:tc>
        <w:tc>
          <w:tcPr>
            <w:tcW w:w="2084" w:type="pct"/>
            <w:vAlign w:val="center"/>
          </w:tcPr>
          <w:p w14:paraId="38A84BE2" w14:textId="77777777" w:rsidR="00A8502E" w:rsidRPr="00A8502E" w:rsidRDefault="2317ED83" w:rsidP="79C43BEA">
            <w:pPr>
              <w:spacing w:after="0" w:line="240" w:lineRule="auto"/>
              <w:jc w:val="center"/>
              <w:rPr>
                <w:b/>
                <w:bCs/>
                <w:sz w:val="22"/>
              </w:rPr>
            </w:pPr>
            <w:r>
              <w:rPr>
                <w:color w:val="000000" w:themeColor="text1"/>
                <w:sz w:val="22"/>
              </w:rPr>
              <w:t>Revisão</w:t>
            </w:r>
          </w:p>
        </w:tc>
        <w:tc>
          <w:tcPr>
            <w:tcW w:w="163" w:type="pct"/>
            <w:shd w:val="clear" w:color="auto" w:fill="FFFFFF" w:themeFill="background1"/>
            <w:vAlign w:val="center"/>
          </w:tcPr>
          <w:p w14:paraId="2B73FF8F"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1C1FDE5A" w14:textId="77777777" w:rsidR="00A8502E" w:rsidRPr="00A8502E" w:rsidRDefault="00A8502E" w:rsidP="79C43BEA">
            <w:pPr>
              <w:spacing w:after="0" w:line="240" w:lineRule="auto"/>
              <w:jc w:val="center"/>
              <w:rPr>
                <w:b/>
                <w:bCs/>
                <w:sz w:val="22"/>
              </w:rPr>
            </w:pPr>
          </w:p>
        </w:tc>
        <w:tc>
          <w:tcPr>
            <w:tcW w:w="163" w:type="pct"/>
            <w:shd w:val="clear" w:color="auto" w:fill="FFFFFF" w:themeFill="background1"/>
            <w:vAlign w:val="center"/>
          </w:tcPr>
          <w:p w14:paraId="0DA1EE87" w14:textId="77777777" w:rsidR="00A8502E" w:rsidRPr="00A8502E" w:rsidRDefault="00A8502E" w:rsidP="79C43BEA">
            <w:pPr>
              <w:spacing w:after="0" w:line="240" w:lineRule="auto"/>
              <w:jc w:val="center"/>
              <w:rPr>
                <w:b/>
                <w:bCs/>
                <w:sz w:val="22"/>
              </w:rPr>
            </w:pPr>
          </w:p>
        </w:tc>
        <w:tc>
          <w:tcPr>
            <w:tcW w:w="185" w:type="pct"/>
            <w:shd w:val="clear" w:color="auto" w:fill="FFFFFF" w:themeFill="background1"/>
            <w:vAlign w:val="center"/>
          </w:tcPr>
          <w:p w14:paraId="18485DA1"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2B3C9FE3" w14:textId="77777777" w:rsidR="00A8502E" w:rsidRPr="00A8502E" w:rsidRDefault="00A8502E" w:rsidP="79C43BEA">
            <w:pPr>
              <w:spacing w:after="0" w:line="240" w:lineRule="auto"/>
              <w:jc w:val="center"/>
              <w:rPr>
                <w:b/>
                <w:bCs/>
                <w:sz w:val="22"/>
              </w:rPr>
            </w:pPr>
          </w:p>
        </w:tc>
        <w:tc>
          <w:tcPr>
            <w:tcW w:w="181" w:type="pct"/>
            <w:shd w:val="clear" w:color="auto" w:fill="FFFFFF" w:themeFill="background1"/>
            <w:vAlign w:val="center"/>
          </w:tcPr>
          <w:p w14:paraId="4FCE9C5C" w14:textId="77777777" w:rsidR="00A8502E" w:rsidRPr="00A8502E" w:rsidRDefault="00A8502E" w:rsidP="79C43BEA">
            <w:pPr>
              <w:spacing w:after="0" w:line="240" w:lineRule="auto"/>
              <w:jc w:val="center"/>
              <w:rPr>
                <w:b/>
                <w:bCs/>
                <w:sz w:val="18"/>
                <w:szCs w:val="18"/>
              </w:rPr>
            </w:pPr>
          </w:p>
        </w:tc>
        <w:tc>
          <w:tcPr>
            <w:tcW w:w="178" w:type="pct"/>
            <w:shd w:val="clear" w:color="auto" w:fill="FFFFFF" w:themeFill="background1"/>
            <w:vAlign w:val="center"/>
          </w:tcPr>
          <w:p w14:paraId="4451478B" w14:textId="77777777" w:rsidR="00A8502E" w:rsidRPr="00A8502E" w:rsidRDefault="00A8502E" w:rsidP="79C43BEA">
            <w:pPr>
              <w:spacing w:after="0" w:line="240" w:lineRule="auto"/>
              <w:jc w:val="center"/>
              <w:rPr>
                <w:b/>
                <w:bCs/>
                <w:sz w:val="18"/>
                <w:szCs w:val="18"/>
              </w:rPr>
            </w:pPr>
          </w:p>
        </w:tc>
        <w:tc>
          <w:tcPr>
            <w:tcW w:w="177" w:type="pct"/>
            <w:shd w:val="clear" w:color="auto" w:fill="FFFFFF" w:themeFill="background1"/>
            <w:vAlign w:val="center"/>
          </w:tcPr>
          <w:p w14:paraId="7D327C54" w14:textId="77777777" w:rsidR="00A8502E" w:rsidRPr="00A8502E" w:rsidRDefault="00A8502E" w:rsidP="79C43BEA">
            <w:pPr>
              <w:spacing w:after="0" w:line="240" w:lineRule="auto"/>
              <w:jc w:val="center"/>
              <w:rPr>
                <w:b/>
                <w:bCs/>
                <w:sz w:val="18"/>
                <w:szCs w:val="18"/>
              </w:rPr>
            </w:pPr>
          </w:p>
        </w:tc>
        <w:tc>
          <w:tcPr>
            <w:tcW w:w="199" w:type="pct"/>
            <w:shd w:val="clear" w:color="auto" w:fill="00B050"/>
            <w:vAlign w:val="center"/>
          </w:tcPr>
          <w:p w14:paraId="14D8A4BE" w14:textId="77777777" w:rsidR="00A8502E" w:rsidRPr="00A8502E" w:rsidRDefault="00A8502E" w:rsidP="79C43BEA">
            <w:pPr>
              <w:spacing w:after="0" w:line="240" w:lineRule="auto"/>
              <w:jc w:val="center"/>
              <w:rPr>
                <w:b/>
                <w:bCs/>
                <w:sz w:val="18"/>
                <w:szCs w:val="18"/>
              </w:rPr>
            </w:pPr>
          </w:p>
        </w:tc>
        <w:tc>
          <w:tcPr>
            <w:tcW w:w="188" w:type="pct"/>
            <w:shd w:val="clear" w:color="auto" w:fill="00B050"/>
            <w:vAlign w:val="center"/>
          </w:tcPr>
          <w:p w14:paraId="5634DB2C" w14:textId="77777777" w:rsidR="00A8502E" w:rsidRPr="00A8502E" w:rsidRDefault="00A8502E" w:rsidP="79C43BEA">
            <w:pPr>
              <w:spacing w:after="0" w:line="240" w:lineRule="auto"/>
              <w:jc w:val="center"/>
              <w:rPr>
                <w:b/>
                <w:bCs/>
                <w:sz w:val="18"/>
                <w:szCs w:val="18"/>
              </w:rPr>
            </w:pPr>
          </w:p>
        </w:tc>
        <w:tc>
          <w:tcPr>
            <w:tcW w:w="188" w:type="pct"/>
            <w:shd w:val="clear" w:color="auto" w:fill="00B050"/>
            <w:vAlign w:val="center"/>
          </w:tcPr>
          <w:p w14:paraId="44C91222" w14:textId="77777777" w:rsidR="00A8502E" w:rsidRPr="00A8502E" w:rsidRDefault="00A8502E" w:rsidP="79C43BEA">
            <w:pPr>
              <w:spacing w:after="0" w:line="240" w:lineRule="auto"/>
              <w:jc w:val="center"/>
              <w:rPr>
                <w:b/>
                <w:bCs/>
                <w:sz w:val="18"/>
                <w:szCs w:val="18"/>
              </w:rPr>
            </w:pPr>
          </w:p>
        </w:tc>
        <w:tc>
          <w:tcPr>
            <w:tcW w:w="181" w:type="pct"/>
            <w:shd w:val="clear" w:color="auto" w:fill="FFFFFF" w:themeFill="background1"/>
            <w:vAlign w:val="center"/>
          </w:tcPr>
          <w:p w14:paraId="70C97272" w14:textId="77777777" w:rsidR="00A8502E" w:rsidRPr="00A8502E" w:rsidRDefault="00A8502E" w:rsidP="79C43BEA">
            <w:pPr>
              <w:spacing w:after="0" w:line="240" w:lineRule="auto"/>
              <w:jc w:val="center"/>
              <w:rPr>
                <w:b/>
                <w:bCs/>
                <w:sz w:val="18"/>
                <w:szCs w:val="18"/>
              </w:rPr>
            </w:pPr>
          </w:p>
        </w:tc>
      </w:tr>
      <w:tr w:rsidR="00A8502E" w:rsidRPr="00A8502E" w14:paraId="21514C94" w14:textId="77777777" w:rsidTr="00931902">
        <w:trPr>
          <w:trHeight w:val="408"/>
        </w:trPr>
        <w:tc>
          <w:tcPr>
            <w:tcW w:w="738" w:type="pct"/>
            <w:vAlign w:val="center"/>
          </w:tcPr>
          <w:p w14:paraId="4284768F" w14:textId="77777777" w:rsidR="00A8502E" w:rsidRPr="00A8502E" w:rsidRDefault="2317ED83" w:rsidP="79C43BEA">
            <w:pPr>
              <w:spacing w:after="0" w:line="240" w:lineRule="auto"/>
              <w:jc w:val="center"/>
              <w:rPr>
                <w:b/>
                <w:bCs/>
                <w:sz w:val="22"/>
              </w:rPr>
            </w:pPr>
            <w:r>
              <w:rPr>
                <w:color w:val="000000" w:themeColor="text1"/>
                <w:sz w:val="22"/>
              </w:rPr>
              <w:t>Entrega do artigo</w:t>
            </w:r>
          </w:p>
        </w:tc>
        <w:tc>
          <w:tcPr>
            <w:tcW w:w="2084" w:type="pct"/>
            <w:vAlign w:val="center"/>
          </w:tcPr>
          <w:p w14:paraId="6EC53645" w14:textId="77777777" w:rsidR="00A8502E" w:rsidRPr="00A8502E" w:rsidRDefault="2317ED83" w:rsidP="79C43BEA">
            <w:pPr>
              <w:spacing w:after="0" w:line="240" w:lineRule="auto"/>
              <w:jc w:val="center"/>
              <w:rPr>
                <w:b/>
                <w:bCs/>
                <w:sz w:val="22"/>
              </w:rPr>
            </w:pPr>
            <w:r>
              <w:rPr>
                <w:color w:val="000000" w:themeColor="text1"/>
                <w:sz w:val="22"/>
              </w:rPr>
              <w:t>Entrega final</w:t>
            </w:r>
          </w:p>
        </w:tc>
        <w:tc>
          <w:tcPr>
            <w:tcW w:w="163" w:type="pct"/>
            <w:shd w:val="clear" w:color="auto" w:fill="FFFFFF" w:themeFill="background1"/>
            <w:vAlign w:val="center"/>
          </w:tcPr>
          <w:p w14:paraId="1EBFEB9B"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43BE5A92" w14:textId="77777777" w:rsidR="00A8502E" w:rsidRPr="00A8502E" w:rsidRDefault="00A8502E" w:rsidP="79C43BEA">
            <w:pPr>
              <w:spacing w:after="0" w:line="240" w:lineRule="auto"/>
              <w:jc w:val="center"/>
              <w:rPr>
                <w:b/>
                <w:bCs/>
                <w:sz w:val="22"/>
              </w:rPr>
            </w:pPr>
          </w:p>
        </w:tc>
        <w:tc>
          <w:tcPr>
            <w:tcW w:w="163" w:type="pct"/>
            <w:shd w:val="clear" w:color="auto" w:fill="FFFFFF" w:themeFill="background1"/>
            <w:vAlign w:val="center"/>
          </w:tcPr>
          <w:p w14:paraId="78A574E4" w14:textId="77777777" w:rsidR="00A8502E" w:rsidRPr="00A8502E" w:rsidRDefault="00A8502E" w:rsidP="79C43BEA">
            <w:pPr>
              <w:spacing w:after="0" w:line="240" w:lineRule="auto"/>
              <w:jc w:val="center"/>
              <w:rPr>
                <w:b/>
                <w:bCs/>
                <w:sz w:val="22"/>
              </w:rPr>
            </w:pPr>
          </w:p>
        </w:tc>
        <w:tc>
          <w:tcPr>
            <w:tcW w:w="185" w:type="pct"/>
            <w:shd w:val="clear" w:color="auto" w:fill="FFFFFF" w:themeFill="background1"/>
            <w:vAlign w:val="center"/>
          </w:tcPr>
          <w:p w14:paraId="7E825792"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696668E8" w14:textId="77777777" w:rsidR="00A8502E" w:rsidRPr="00A8502E" w:rsidRDefault="00A8502E" w:rsidP="79C43BEA">
            <w:pPr>
              <w:spacing w:after="0" w:line="240" w:lineRule="auto"/>
              <w:jc w:val="center"/>
              <w:rPr>
                <w:b/>
                <w:bCs/>
                <w:sz w:val="22"/>
              </w:rPr>
            </w:pPr>
          </w:p>
        </w:tc>
        <w:tc>
          <w:tcPr>
            <w:tcW w:w="181" w:type="pct"/>
            <w:shd w:val="clear" w:color="auto" w:fill="FFFFFF" w:themeFill="background1"/>
            <w:vAlign w:val="center"/>
          </w:tcPr>
          <w:p w14:paraId="18D389A4" w14:textId="77777777" w:rsidR="00A8502E" w:rsidRPr="00A8502E" w:rsidRDefault="00A8502E" w:rsidP="79C43BEA">
            <w:pPr>
              <w:spacing w:after="0" w:line="240" w:lineRule="auto"/>
              <w:jc w:val="center"/>
              <w:rPr>
                <w:b/>
                <w:bCs/>
                <w:sz w:val="18"/>
                <w:szCs w:val="18"/>
              </w:rPr>
            </w:pPr>
          </w:p>
        </w:tc>
        <w:tc>
          <w:tcPr>
            <w:tcW w:w="178" w:type="pct"/>
            <w:shd w:val="clear" w:color="auto" w:fill="FFFFFF" w:themeFill="background1"/>
            <w:vAlign w:val="center"/>
          </w:tcPr>
          <w:p w14:paraId="065407A3" w14:textId="77777777" w:rsidR="00A8502E" w:rsidRPr="00A8502E" w:rsidRDefault="00A8502E" w:rsidP="79C43BEA">
            <w:pPr>
              <w:spacing w:after="0" w:line="240" w:lineRule="auto"/>
              <w:jc w:val="center"/>
              <w:rPr>
                <w:b/>
                <w:bCs/>
                <w:sz w:val="18"/>
                <w:szCs w:val="18"/>
              </w:rPr>
            </w:pPr>
          </w:p>
        </w:tc>
        <w:tc>
          <w:tcPr>
            <w:tcW w:w="177" w:type="pct"/>
            <w:shd w:val="clear" w:color="auto" w:fill="FFFFFF" w:themeFill="background1"/>
            <w:vAlign w:val="center"/>
          </w:tcPr>
          <w:p w14:paraId="60B5AE63" w14:textId="77777777" w:rsidR="00A8502E" w:rsidRPr="00A8502E" w:rsidRDefault="00A8502E" w:rsidP="79C43BEA">
            <w:pPr>
              <w:spacing w:after="0" w:line="240" w:lineRule="auto"/>
              <w:jc w:val="center"/>
              <w:rPr>
                <w:b/>
                <w:bCs/>
                <w:sz w:val="18"/>
                <w:szCs w:val="18"/>
              </w:rPr>
            </w:pPr>
          </w:p>
        </w:tc>
        <w:tc>
          <w:tcPr>
            <w:tcW w:w="199" w:type="pct"/>
            <w:shd w:val="clear" w:color="auto" w:fill="FFFFFF" w:themeFill="background1"/>
            <w:vAlign w:val="center"/>
          </w:tcPr>
          <w:p w14:paraId="34EFF251"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742FEBE8" w14:textId="77777777" w:rsidR="00A8502E" w:rsidRPr="00A8502E" w:rsidRDefault="00A8502E" w:rsidP="79C43BEA">
            <w:pPr>
              <w:spacing w:after="0" w:line="240" w:lineRule="auto"/>
              <w:jc w:val="center"/>
              <w:rPr>
                <w:b/>
                <w:bCs/>
                <w:sz w:val="18"/>
                <w:szCs w:val="18"/>
              </w:rPr>
            </w:pPr>
          </w:p>
        </w:tc>
        <w:tc>
          <w:tcPr>
            <w:tcW w:w="188" w:type="pct"/>
            <w:shd w:val="clear" w:color="auto" w:fill="00B050"/>
            <w:vAlign w:val="center"/>
          </w:tcPr>
          <w:p w14:paraId="6D7A255B" w14:textId="77777777" w:rsidR="00A8502E" w:rsidRPr="00A8502E" w:rsidRDefault="00A8502E" w:rsidP="79C43BEA">
            <w:pPr>
              <w:spacing w:after="0" w:line="240" w:lineRule="auto"/>
              <w:jc w:val="center"/>
              <w:rPr>
                <w:b/>
                <w:bCs/>
                <w:sz w:val="18"/>
                <w:szCs w:val="18"/>
              </w:rPr>
            </w:pPr>
          </w:p>
        </w:tc>
        <w:tc>
          <w:tcPr>
            <w:tcW w:w="181" w:type="pct"/>
            <w:shd w:val="clear" w:color="auto" w:fill="FFFFFF" w:themeFill="background1"/>
            <w:vAlign w:val="center"/>
          </w:tcPr>
          <w:p w14:paraId="01F7FA7D" w14:textId="77777777" w:rsidR="00A8502E" w:rsidRPr="00A8502E" w:rsidRDefault="00A8502E" w:rsidP="79C43BEA">
            <w:pPr>
              <w:spacing w:after="0" w:line="240" w:lineRule="auto"/>
              <w:jc w:val="center"/>
              <w:rPr>
                <w:b/>
                <w:bCs/>
                <w:sz w:val="18"/>
                <w:szCs w:val="18"/>
              </w:rPr>
            </w:pPr>
          </w:p>
        </w:tc>
      </w:tr>
      <w:tr w:rsidR="00C5592E" w:rsidRPr="00A8502E" w14:paraId="3B6E6576" w14:textId="77777777" w:rsidTr="00931902">
        <w:trPr>
          <w:trHeight w:val="318"/>
        </w:trPr>
        <w:tc>
          <w:tcPr>
            <w:tcW w:w="738" w:type="pct"/>
            <w:vAlign w:val="center"/>
          </w:tcPr>
          <w:p w14:paraId="34CCAAEF" w14:textId="6FDC9CAD" w:rsidR="00C5592E" w:rsidRDefault="00C5592E" w:rsidP="79C43BEA">
            <w:pPr>
              <w:spacing w:after="0" w:line="240" w:lineRule="auto"/>
              <w:jc w:val="center"/>
              <w:rPr>
                <w:color w:val="000000" w:themeColor="text1"/>
                <w:sz w:val="22"/>
              </w:rPr>
            </w:pPr>
            <w:bookmarkStart w:id="8" w:name="_Toc268791092"/>
            <w:bookmarkStart w:id="9" w:name="_Toc269119582"/>
            <w:bookmarkEnd w:id="6"/>
            <w:bookmarkEnd w:id="7"/>
            <w:r>
              <w:rPr>
                <w:color w:val="000000" w:themeColor="text1"/>
                <w:sz w:val="22"/>
              </w:rPr>
              <w:t>Apresentação do artigo</w:t>
            </w:r>
          </w:p>
        </w:tc>
        <w:tc>
          <w:tcPr>
            <w:tcW w:w="2084" w:type="pct"/>
            <w:vAlign w:val="center"/>
          </w:tcPr>
          <w:p w14:paraId="2AC6665F" w14:textId="38C80B3B" w:rsidR="00C5592E" w:rsidRDefault="00C5592E" w:rsidP="79C43BEA">
            <w:pPr>
              <w:spacing w:after="0" w:line="240" w:lineRule="auto"/>
              <w:jc w:val="center"/>
              <w:rPr>
                <w:color w:val="000000" w:themeColor="text1"/>
                <w:sz w:val="22"/>
              </w:rPr>
            </w:pPr>
            <w:r>
              <w:rPr>
                <w:color w:val="000000" w:themeColor="text1"/>
                <w:sz w:val="22"/>
              </w:rPr>
              <w:t>Apresentação final</w:t>
            </w:r>
          </w:p>
        </w:tc>
        <w:tc>
          <w:tcPr>
            <w:tcW w:w="163" w:type="pct"/>
            <w:shd w:val="clear" w:color="auto" w:fill="FFFFFF" w:themeFill="background1"/>
            <w:vAlign w:val="center"/>
          </w:tcPr>
          <w:p w14:paraId="1852124C" w14:textId="77777777" w:rsidR="00C5592E" w:rsidRPr="00A8502E" w:rsidRDefault="00C5592E" w:rsidP="79C43BEA">
            <w:pPr>
              <w:spacing w:after="0" w:line="240" w:lineRule="auto"/>
              <w:jc w:val="center"/>
              <w:rPr>
                <w:b/>
                <w:bCs/>
                <w:sz w:val="22"/>
              </w:rPr>
            </w:pPr>
          </w:p>
        </w:tc>
        <w:tc>
          <w:tcPr>
            <w:tcW w:w="188" w:type="pct"/>
            <w:shd w:val="clear" w:color="auto" w:fill="FFFFFF" w:themeFill="background1"/>
            <w:vAlign w:val="center"/>
          </w:tcPr>
          <w:p w14:paraId="1F94A189" w14:textId="77777777" w:rsidR="00C5592E" w:rsidRPr="00A8502E" w:rsidRDefault="00C5592E" w:rsidP="79C43BEA">
            <w:pPr>
              <w:spacing w:after="0" w:line="240" w:lineRule="auto"/>
              <w:jc w:val="center"/>
              <w:rPr>
                <w:b/>
                <w:bCs/>
                <w:sz w:val="22"/>
              </w:rPr>
            </w:pPr>
          </w:p>
        </w:tc>
        <w:tc>
          <w:tcPr>
            <w:tcW w:w="163" w:type="pct"/>
            <w:shd w:val="clear" w:color="auto" w:fill="FFFFFF" w:themeFill="background1"/>
            <w:vAlign w:val="center"/>
          </w:tcPr>
          <w:p w14:paraId="2405D9E4" w14:textId="77777777" w:rsidR="00C5592E" w:rsidRPr="00A8502E" w:rsidRDefault="00C5592E" w:rsidP="79C43BEA">
            <w:pPr>
              <w:spacing w:after="0" w:line="240" w:lineRule="auto"/>
              <w:jc w:val="center"/>
              <w:rPr>
                <w:b/>
                <w:bCs/>
                <w:sz w:val="22"/>
              </w:rPr>
            </w:pPr>
          </w:p>
        </w:tc>
        <w:tc>
          <w:tcPr>
            <w:tcW w:w="185" w:type="pct"/>
            <w:shd w:val="clear" w:color="auto" w:fill="FFFFFF" w:themeFill="background1"/>
            <w:vAlign w:val="center"/>
          </w:tcPr>
          <w:p w14:paraId="0F84C07F" w14:textId="77777777" w:rsidR="00C5592E" w:rsidRPr="00A8502E" w:rsidRDefault="00C5592E" w:rsidP="79C43BEA">
            <w:pPr>
              <w:spacing w:after="0" w:line="240" w:lineRule="auto"/>
              <w:jc w:val="center"/>
              <w:rPr>
                <w:b/>
                <w:bCs/>
                <w:sz w:val="22"/>
              </w:rPr>
            </w:pPr>
          </w:p>
        </w:tc>
        <w:tc>
          <w:tcPr>
            <w:tcW w:w="188" w:type="pct"/>
            <w:shd w:val="clear" w:color="auto" w:fill="FFFFFF" w:themeFill="background1"/>
            <w:vAlign w:val="center"/>
          </w:tcPr>
          <w:p w14:paraId="72D9723E" w14:textId="77777777" w:rsidR="00C5592E" w:rsidRPr="00A8502E" w:rsidRDefault="00C5592E" w:rsidP="79C43BEA">
            <w:pPr>
              <w:spacing w:after="0" w:line="240" w:lineRule="auto"/>
              <w:jc w:val="center"/>
              <w:rPr>
                <w:b/>
                <w:bCs/>
                <w:sz w:val="22"/>
              </w:rPr>
            </w:pPr>
          </w:p>
        </w:tc>
        <w:tc>
          <w:tcPr>
            <w:tcW w:w="181" w:type="pct"/>
            <w:shd w:val="clear" w:color="auto" w:fill="FFFFFF" w:themeFill="background1"/>
            <w:vAlign w:val="center"/>
          </w:tcPr>
          <w:p w14:paraId="1B00B7E0" w14:textId="77777777" w:rsidR="00C5592E" w:rsidRPr="00A8502E" w:rsidRDefault="00C5592E" w:rsidP="79C43BEA">
            <w:pPr>
              <w:spacing w:after="0" w:line="240" w:lineRule="auto"/>
              <w:jc w:val="center"/>
              <w:rPr>
                <w:b/>
                <w:bCs/>
                <w:sz w:val="18"/>
                <w:szCs w:val="18"/>
              </w:rPr>
            </w:pPr>
          </w:p>
        </w:tc>
        <w:tc>
          <w:tcPr>
            <w:tcW w:w="178" w:type="pct"/>
            <w:shd w:val="clear" w:color="auto" w:fill="FFFFFF" w:themeFill="background1"/>
            <w:vAlign w:val="center"/>
          </w:tcPr>
          <w:p w14:paraId="059ACFE4" w14:textId="77777777" w:rsidR="00C5592E" w:rsidRPr="00A8502E" w:rsidRDefault="00C5592E" w:rsidP="79C43BEA">
            <w:pPr>
              <w:spacing w:after="0" w:line="240" w:lineRule="auto"/>
              <w:jc w:val="center"/>
              <w:rPr>
                <w:b/>
                <w:bCs/>
                <w:sz w:val="18"/>
                <w:szCs w:val="18"/>
              </w:rPr>
            </w:pPr>
          </w:p>
        </w:tc>
        <w:tc>
          <w:tcPr>
            <w:tcW w:w="177" w:type="pct"/>
            <w:shd w:val="clear" w:color="auto" w:fill="FFFFFF" w:themeFill="background1"/>
            <w:vAlign w:val="center"/>
          </w:tcPr>
          <w:p w14:paraId="1F260432" w14:textId="77777777" w:rsidR="00C5592E" w:rsidRPr="00A8502E" w:rsidRDefault="00C5592E" w:rsidP="79C43BEA">
            <w:pPr>
              <w:spacing w:after="0" w:line="240" w:lineRule="auto"/>
              <w:jc w:val="center"/>
              <w:rPr>
                <w:b/>
                <w:bCs/>
                <w:sz w:val="18"/>
                <w:szCs w:val="18"/>
              </w:rPr>
            </w:pPr>
          </w:p>
        </w:tc>
        <w:tc>
          <w:tcPr>
            <w:tcW w:w="199" w:type="pct"/>
            <w:shd w:val="clear" w:color="auto" w:fill="FFFFFF" w:themeFill="background1"/>
            <w:vAlign w:val="center"/>
          </w:tcPr>
          <w:p w14:paraId="107BA5A5" w14:textId="77777777" w:rsidR="00C5592E" w:rsidRPr="00A8502E" w:rsidRDefault="00C5592E" w:rsidP="79C43BEA">
            <w:pPr>
              <w:spacing w:after="0" w:line="240" w:lineRule="auto"/>
              <w:jc w:val="center"/>
              <w:rPr>
                <w:b/>
                <w:bCs/>
                <w:sz w:val="18"/>
                <w:szCs w:val="18"/>
              </w:rPr>
            </w:pPr>
          </w:p>
        </w:tc>
        <w:tc>
          <w:tcPr>
            <w:tcW w:w="188" w:type="pct"/>
            <w:shd w:val="clear" w:color="auto" w:fill="FFFFFF" w:themeFill="background1"/>
            <w:vAlign w:val="center"/>
          </w:tcPr>
          <w:p w14:paraId="728E563F" w14:textId="77777777" w:rsidR="00C5592E" w:rsidRPr="00A8502E" w:rsidRDefault="00C5592E" w:rsidP="79C43BEA">
            <w:pPr>
              <w:spacing w:after="0" w:line="240" w:lineRule="auto"/>
              <w:jc w:val="center"/>
              <w:rPr>
                <w:b/>
                <w:bCs/>
                <w:sz w:val="18"/>
                <w:szCs w:val="18"/>
              </w:rPr>
            </w:pPr>
          </w:p>
        </w:tc>
        <w:tc>
          <w:tcPr>
            <w:tcW w:w="188" w:type="pct"/>
            <w:shd w:val="clear" w:color="auto" w:fill="00B050"/>
            <w:vAlign w:val="center"/>
          </w:tcPr>
          <w:p w14:paraId="598FAEA3" w14:textId="77777777" w:rsidR="00C5592E" w:rsidRPr="00A8502E" w:rsidRDefault="00C5592E" w:rsidP="79C43BEA">
            <w:pPr>
              <w:spacing w:after="0" w:line="240" w:lineRule="auto"/>
              <w:jc w:val="center"/>
              <w:rPr>
                <w:b/>
                <w:bCs/>
                <w:sz w:val="18"/>
                <w:szCs w:val="18"/>
              </w:rPr>
            </w:pPr>
          </w:p>
        </w:tc>
        <w:tc>
          <w:tcPr>
            <w:tcW w:w="181" w:type="pct"/>
            <w:shd w:val="clear" w:color="auto" w:fill="FFFFFF" w:themeFill="background1"/>
            <w:vAlign w:val="center"/>
          </w:tcPr>
          <w:p w14:paraId="782B97E0" w14:textId="77777777" w:rsidR="00C5592E" w:rsidRPr="00A8502E" w:rsidRDefault="00C5592E" w:rsidP="79C43BEA">
            <w:pPr>
              <w:spacing w:after="0" w:line="240" w:lineRule="auto"/>
              <w:jc w:val="center"/>
              <w:rPr>
                <w:b/>
                <w:bCs/>
                <w:sz w:val="18"/>
                <w:szCs w:val="18"/>
              </w:rPr>
            </w:pPr>
          </w:p>
        </w:tc>
      </w:tr>
    </w:tbl>
    <w:p w14:paraId="46F381F7" w14:textId="77777777" w:rsidR="000028E5" w:rsidRDefault="000028E5" w:rsidP="002967C3">
      <w:pPr>
        <w:spacing w:after="0"/>
        <w:ind w:firstLine="709"/>
        <w:jc w:val="both"/>
        <w:rPr>
          <w:rFonts w:eastAsia="Times New Roman"/>
          <w:b/>
          <w:bCs/>
          <w:caps/>
          <w:color w:val="000000"/>
          <w:szCs w:val="28"/>
        </w:rPr>
        <w:sectPr w:rsidR="000028E5" w:rsidSect="00967281">
          <w:headerReference w:type="default" r:id="rId9"/>
          <w:pgSz w:w="16838" w:h="11906" w:orient="landscape" w:code="9"/>
          <w:pgMar w:top="851" w:right="1701" w:bottom="1134" w:left="1134" w:header="851" w:footer="709" w:gutter="0"/>
          <w:cols w:space="708"/>
          <w:docGrid w:linePitch="360"/>
        </w:sectPr>
      </w:pPr>
    </w:p>
    <w:p w14:paraId="06CDB40E" w14:textId="77777777" w:rsidR="002811B9" w:rsidRDefault="002811B9" w:rsidP="000520B0">
      <w:pPr>
        <w:pStyle w:val="Heading1"/>
        <w:spacing w:before="0" w:after="0"/>
        <w:jc w:val="center"/>
      </w:pPr>
      <w:r>
        <w:lastRenderedPageBreak/>
        <w:t>REFERÊNCIAS</w:t>
      </w:r>
      <w:bookmarkEnd w:id="8"/>
      <w:bookmarkEnd w:id="9"/>
    </w:p>
    <w:p w14:paraId="1C812FF7" w14:textId="77777777" w:rsidR="000520B0" w:rsidRPr="000520B0" w:rsidRDefault="000520B0" w:rsidP="000520B0"/>
    <w:p w14:paraId="2319D705" w14:textId="77777777" w:rsidR="007B68DF" w:rsidRPr="00C528AA" w:rsidRDefault="002E14F8">
      <w:pPr>
        <w:spacing w:after="0" w:line="240" w:lineRule="auto"/>
        <w:jc w:val="both"/>
        <w:rPr>
          <w:szCs w:val="24"/>
          <w:lang w:val="en-US"/>
        </w:rPr>
      </w:pPr>
      <w:r>
        <w:rPr>
          <w:szCs w:val="24"/>
          <w:lang w:val="en-US"/>
        </w:rPr>
        <w:t xml:space="preserve">ACERBI, Carlo; TASCHE, Dirk. On the coherence of expected shortfall. </w:t>
      </w:r>
      <w:r>
        <w:rPr>
          <w:b/>
          <w:szCs w:val="24"/>
          <w:lang w:val="en-US"/>
        </w:rPr>
        <w:t>Journal of Banking &amp; Finance</w:t>
      </w:r>
      <w:r>
        <w:rPr>
          <w:szCs w:val="24"/>
          <w:lang w:val="en-US"/>
        </w:rPr>
        <w:t>, v. 26, n. 7, p. 1487-1503, 2002.</w:t>
      </w:r>
    </w:p>
    <w:p w14:paraId="315AAED0" w14:textId="77777777" w:rsidR="007B68DF" w:rsidRPr="00C528AA" w:rsidRDefault="007B68DF">
      <w:pPr>
        <w:spacing w:after="0" w:line="240" w:lineRule="auto"/>
        <w:rPr>
          <w:lang w:val="en-US"/>
        </w:rPr>
      </w:pPr>
    </w:p>
    <w:p w14:paraId="7EF12CC9" w14:textId="77777777" w:rsidR="007B68DF" w:rsidRPr="00C528AA" w:rsidRDefault="002E14F8">
      <w:pPr>
        <w:spacing w:after="0" w:line="240" w:lineRule="auto"/>
        <w:jc w:val="both"/>
        <w:rPr>
          <w:szCs w:val="24"/>
          <w:lang w:val="en-US"/>
        </w:rPr>
      </w:pPr>
      <w:r>
        <w:rPr>
          <w:szCs w:val="24"/>
          <w:lang w:val="en-US"/>
        </w:rPr>
        <w:t xml:space="preserve">ACERBI, Carlo; SZÉKELY, Balázs. Back-testing expected shortfall. </w:t>
      </w:r>
      <w:r>
        <w:rPr>
          <w:b/>
          <w:szCs w:val="24"/>
          <w:lang w:val="en-US"/>
        </w:rPr>
        <w:t>Risk</w:t>
      </w:r>
      <w:r>
        <w:rPr>
          <w:szCs w:val="24"/>
          <w:lang w:val="en-US"/>
        </w:rPr>
        <w:t>, v. 27, n. 11, p. 76-81, 2014.</w:t>
      </w:r>
    </w:p>
    <w:p w14:paraId="05502950" w14:textId="77777777" w:rsidR="007B68DF" w:rsidRPr="00C528AA" w:rsidRDefault="007B68DF">
      <w:pPr>
        <w:spacing w:after="0" w:line="240" w:lineRule="auto"/>
        <w:rPr>
          <w:lang w:val="en-US"/>
        </w:rPr>
      </w:pPr>
    </w:p>
    <w:p w14:paraId="6F4D9323" w14:textId="77777777" w:rsidR="007B68DF" w:rsidRPr="00C528AA" w:rsidRDefault="002E14F8">
      <w:pPr>
        <w:spacing w:after="0" w:line="240" w:lineRule="auto"/>
        <w:jc w:val="both"/>
        <w:rPr>
          <w:szCs w:val="24"/>
          <w:lang w:val="en-US"/>
        </w:rPr>
      </w:pPr>
      <w:r>
        <w:rPr>
          <w:szCs w:val="24"/>
          <w:lang w:val="en-US"/>
        </w:rPr>
        <w:t xml:space="preserve">ANG, Andrew; BEKAERT, Geert. International asset allocation with regime shifts. </w:t>
      </w:r>
      <w:r>
        <w:rPr>
          <w:b/>
          <w:szCs w:val="24"/>
          <w:lang w:val="en-US"/>
        </w:rPr>
        <w:t>The Review of Financial Studies</w:t>
      </w:r>
      <w:r>
        <w:rPr>
          <w:szCs w:val="24"/>
          <w:lang w:val="en-US"/>
        </w:rPr>
        <w:t>, v. 15, n. 4, p. 1137-1187, 2002.</w:t>
      </w:r>
    </w:p>
    <w:p w14:paraId="0E12A4F2" w14:textId="77777777" w:rsidR="007B68DF" w:rsidRPr="00C528AA" w:rsidRDefault="007B68DF">
      <w:pPr>
        <w:spacing w:after="0" w:line="240" w:lineRule="auto"/>
        <w:rPr>
          <w:lang w:val="en-US"/>
        </w:rPr>
      </w:pPr>
    </w:p>
    <w:p w14:paraId="7C4E9BDF" w14:textId="77777777" w:rsidR="007B68DF" w:rsidRPr="00C528AA" w:rsidRDefault="002E14F8">
      <w:pPr>
        <w:spacing w:after="0" w:line="240" w:lineRule="auto"/>
        <w:jc w:val="both"/>
        <w:rPr>
          <w:szCs w:val="24"/>
          <w:lang w:val="en-US"/>
        </w:rPr>
      </w:pPr>
      <w:r>
        <w:rPr>
          <w:szCs w:val="24"/>
          <w:lang w:val="en-US"/>
        </w:rPr>
        <w:t xml:space="preserve">ARDIA, David; BLUTEAU, Keven; BOUDT, Kris; CATANIA, Leopoldo; TROTTIER, Denis-Alexandre. </w:t>
      </w:r>
      <w:r>
        <w:rPr>
          <w:i/>
          <w:szCs w:val="24"/>
          <w:lang w:val="en-US"/>
        </w:rPr>
        <w:t>Markov-switching GARCH models in R</w:t>
      </w:r>
      <w:r>
        <w:rPr>
          <w:szCs w:val="24"/>
          <w:lang w:val="en-US"/>
        </w:rPr>
        <w:t xml:space="preserve">: the MSGARCH package. </w:t>
      </w:r>
      <w:r>
        <w:rPr>
          <w:b/>
          <w:szCs w:val="24"/>
          <w:lang w:val="en-US"/>
        </w:rPr>
        <w:t>Journal of Statistical Software</w:t>
      </w:r>
      <w:r>
        <w:rPr>
          <w:szCs w:val="24"/>
          <w:lang w:val="en-US"/>
        </w:rPr>
        <w:t>, v. 91, n. 4, p. 1-38, 2019.</w:t>
      </w:r>
    </w:p>
    <w:p w14:paraId="6EBEB08C" w14:textId="77777777" w:rsidR="007B68DF" w:rsidRPr="00C528AA" w:rsidRDefault="007B68DF">
      <w:pPr>
        <w:spacing w:after="0" w:line="240" w:lineRule="auto"/>
        <w:rPr>
          <w:lang w:val="en-US"/>
        </w:rPr>
      </w:pPr>
    </w:p>
    <w:p w14:paraId="2487D27D" w14:textId="77777777" w:rsidR="007B68DF" w:rsidRDefault="002E14F8">
      <w:pPr>
        <w:spacing w:after="0" w:line="240" w:lineRule="auto"/>
        <w:jc w:val="both"/>
        <w:rPr>
          <w:szCs w:val="24"/>
        </w:rPr>
      </w:pPr>
      <w:r>
        <w:rPr>
          <w:szCs w:val="24"/>
        </w:rPr>
        <w:t xml:space="preserve">BANCO CENTRAL DO BRASIL. </w:t>
      </w:r>
      <w:r>
        <w:rPr>
          <w:b/>
          <w:szCs w:val="24"/>
        </w:rPr>
        <w:t>Resolução nº 4.557, de 23 de fevereiro de 2017</w:t>
      </w:r>
      <w:r>
        <w:rPr>
          <w:szCs w:val="24"/>
        </w:rPr>
        <w:t>: dispõe sobre a estrutura de gerenciamento de riscos e a estrutura de gerenciamento de capital. Brasília: BCB, 2017. Disponível em: https://www.bcb.gov.br/. Acesso em: 7 maio 2026.</w:t>
      </w:r>
    </w:p>
    <w:p w14:paraId="09A2C0FB" w14:textId="77777777" w:rsidR="007B68DF" w:rsidRDefault="007B68DF">
      <w:pPr>
        <w:spacing w:after="0" w:line="240" w:lineRule="auto"/>
      </w:pPr>
    </w:p>
    <w:p w14:paraId="43D2202B" w14:textId="77777777" w:rsidR="007B68DF" w:rsidRPr="00C528AA" w:rsidRDefault="002E14F8">
      <w:pPr>
        <w:spacing w:after="0" w:line="240" w:lineRule="auto"/>
        <w:jc w:val="both"/>
        <w:rPr>
          <w:szCs w:val="24"/>
          <w:lang w:val="en-US"/>
        </w:rPr>
      </w:pPr>
      <w:r>
        <w:rPr>
          <w:szCs w:val="24"/>
          <w:lang w:val="en-US"/>
        </w:rPr>
        <w:t xml:space="preserve">BOLLERSLEV, Tim. Generalized autoregressive conditional heteroskedasticity. </w:t>
      </w:r>
      <w:r>
        <w:rPr>
          <w:b/>
          <w:szCs w:val="24"/>
          <w:lang w:val="en-US"/>
        </w:rPr>
        <w:t>Journal of Econometrics</w:t>
      </w:r>
      <w:r>
        <w:rPr>
          <w:szCs w:val="24"/>
          <w:lang w:val="en-US"/>
        </w:rPr>
        <w:t>, v. 31, n. 3, p. 307-327, 1986.</w:t>
      </w:r>
    </w:p>
    <w:p w14:paraId="6F28FA4B" w14:textId="77777777" w:rsidR="007B68DF" w:rsidRPr="00C528AA" w:rsidRDefault="007B68DF">
      <w:pPr>
        <w:spacing w:after="0" w:line="240" w:lineRule="auto"/>
        <w:rPr>
          <w:lang w:val="en-US"/>
        </w:rPr>
      </w:pPr>
    </w:p>
    <w:p w14:paraId="121705F0" w14:textId="77777777" w:rsidR="007B68DF" w:rsidRPr="00C528AA" w:rsidRDefault="002E14F8">
      <w:pPr>
        <w:spacing w:after="0" w:line="240" w:lineRule="auto"/>
        <w:jc w:val="both"/>
        <w:rPr>
          <w:szCs w:val="24"/>
          <w:lang w:val="en-US"/>
        </w:rPr>
      </w:pPr>
      <w:r>
        <w:rPr>
          <w:szCs w:val="24"/>
          <w:lang w:val="en-US"/>
        </w:rPr>
        <w:t xml:space="preserve">CHRISTOFFERSEN, Peter F. Evaluating interval forecasts. </w:t>
      </w:r>
      <w:r>
        <w:rPr>
          <w:b/>
          <w:szCs w:val="24"/>
          <w:lang w:val="en-US"/>
        </w:rPr>
        <w:t>International Economic Review</w:t>
      </w:r>
      <w:r>
        <w:rPr>
          <w:szCs w:val="24"/>
          <w:lang w:val="en-US"/>
        </w:rPr>
        <w:t>, v. 39, n. 4, p. 841-862, 1998.</w:t>
      </w:r>
    </w:p>
    <w:p w14:paraId="184B70E0" w14:textId="77777777" w:rsidR="007B68DF" w:rsidRPr="00C528AA" w:rsidRDefault="007B68DF">
      <w:pPr>
        <w:spacing w:after="0" w:line="240" w:lineRule="auto"/>
        <w:rPr>
          <w:lang w:val="en-US"/>
        </w:rPr>
      </w:pPr>
    </w:p>
    <w:p w14:paraId="21360D0E" w14:textId="77777777" w:rsidR="007B68DF" w:rsidRPr="00C528AA" w:rsidRDefault="002E14F8">
      <w:pPr>
        <w:spacing w:after="0" w:line="240" w:lineRule="auto"/>
        <w:jc w:val="both"/>
        <w:rPr>
          <w:szCs w:val="24"/>
          <w:lang w:val="en-US"/>
        </w:rPr>
      </w:pPr>
      <w:r>
        <w:rPr>
          <w:szCs w:val="24"/>
          <w:lang w:val="en-US"/>
        </w:rPr>
        <w:t xml:space="preserve">ENGLE, Robert F. Autoregressive conditional heteroscedasticity with estimates of the variance of United Kingdom inflation. </w:t>
      </w:r>
      <w:r>
        <w:rPr>
          <w:b/>
          <w:szCs w:val="24"/>
          <w:lang w:val="en-US"/>
        </w:rPr>
        <w:t>Econometrica</w:t>
      </w:r>
      <w:r>
        <w:rPr>
          <w:szCs w:val="24"/>
          <w:lang w:val="en-US"/>
        </w:rPr>
        <w:t>, v. 50, n. 4, p. 987-1007, 1982.</w:t>
      </w:r>
    </w:p>
    <w:p w14:paraId="319F9719" w14:textId="77777777" w:rsidR="007B68DF" w:rsidRPr="00C528AA" w:rsidRDefault="007B68DF">
      <w:pPr>
        <w:spacing w:after="0" w:line="240" w:lineRule="auto"/>
        <w:rPr>
          <w:lang w:val="en-US"/>
        </w:rPr>
      </w:pPr>
    </w:p>
    <w:p w14:paraId="527458B9" w14:textId="77777777" w:rsidR="007B68DF" w:rsidRPr="00C528AA" w:rsidRDefault="002E14F8">
      <w:pPr>
        <w:spacing w:after="0" w:line="240" w:lineRule="auto"/>
        <w:jc w:val="both"/>
        <w:rPr>
          <w:szCs w:val="24"/>
          <w:lang w:val="en-US"/>
        </w:rPr>
      </w:pPr>
      <w:r>
        <w:rPr>
          <w:szCs w:val="24"/>
          <w:lang w:val="en-US"/>
        </w:rPr>
        <w:t xml:space="preserve">FISCHER, Thomas; KRAUSS, Christopher. Deep learning with long short-term memory networks for financial market predictions. </w:t>
      </w:r>
      <w:r>
        <w:rPr>
          <w:b/>
          <w:szCs w:val="24"/>
          <w:lang w:val="en-US"/>
        </w:rPr>
        <w:t>European Journal of Operational Research</w:t>
      </w:r>
      <w:r>
        <w:rPr>
          <w:szCs w:val="24"/>
          <w:lang w:val="en-US"/>
        </w:rPr>
        <w:t>, v. 270, n. 2, p. 654-669, 2018.</w:t>
      </w:r>
    </w:p>
    <w:p w14:paraId="547C855A" w14:textId="77777777" w:rsidR="007B68DF" w:rsidRPr="00C528AA" w:rsidRDefault="007B68DF">
      <w:pPr>
        <w:spacing w:after="0" w:line="240" w:lineRule="auto"/>
        <w:rPr>
          <w:lang w:val="en-US"/>
        </w:rPr>
      </w:pPr>
    </w:p>
    <w:p w14:paraId="4814A6DC" w14:textId="77777777" w:rsidR="007B68DF" w:rsidRPr="00C528AA" w:rsidRDefault="002E14F8">
      <w:pPr>
        <w:spacing w:after="0" w:line="240" w:lineRule="auto"/>
        <w:jc w:val="both"/>
        <w:rPr>
          <w:szCs w:val="24"/>
          <w:lang w:val="en-US"/>
        </w:rPr>
      </w:pPr>
      <w:r>
        <w:rPr>
          <w:szCs w:val="24"/>
          <w:lang w:val="en-US"/>
        </w:rPr>
        <w:t xml:space="preserve">GAL, Yarin; GHAHRAMANI, Zoubin. </w:t>
      </w:r>
      <w:r>
        <w:rPr>
          <w:i/>
          <w:szCs w:val="24"/>
          <w:lang w:val="en-US"/>
        </w:rPr>
        <w:t>Dropout as a Bayesian approximation</w:t>
      </w:r>
      <w:r>
        <w:rPr>
          <w:szCs w:val="24"/>
          <w:lang w:val="en-US"/>
        </w:rPr>
        <w:t xml:space="preserve">: representing model uncertainty in deep learning. In: INTERNATIONAL CONFERENCE ON MACHINE LEARNING, 33., 2016, New York. </w:t>
      </w:r>
      <w:r>
        <w:rPr>
          <w:b/>
          <w:szCs w:val="24"/>
          <w:lang w:val="en-US"/>
        </w:rPr>
        <w:t>Proceedings of the 33rd International Conference on Machine Learning</w:t>
      </w:r>
      <w:r>
        <w:rPr>
          <w:szCs w:val="24"/>
          <w:lang w:val="en-US"/>
        </w:rPr>
        <w:t>. New York: PMLR, 2016. p. 1050-1059.</w:t>
      </w:r>
    </w:p>
    <w:p w14:paraId="5B52259B" w14:textId="77777777" w:rsidR="007B68DF" w:rsidRPr="00C528AA" w:rsidRDefault="007B68DF">
      <w:pPr>
        <w:spacing w:after="0" w:line="240" w:lineRule="auto"/>
        <w:rPr>
          <w:lang w:val="en-US"/>
        </w:rPr>
      </w:pPr>
    </w:p>
    <w:p w14:paraId="7979836C" w14:textId="77777777" w:rsidR="007B68DF" w:rsidRPr="00C528AA" w:rsidRDefault="002E14F8">
      <w:pPr>
        <w:spacing w:after="0" w:line="240" w:lineRule="auto"/>
        <w:jc w:val="both"/>
        <w:rPr>
          <w:szCs w:val="24"/>
          <w:lang w:val="en-US"/>
        </w:rPr>
      </w:pPr>
      <w:r>
        <w:rPr>
          <w:szCs w:val="24"/>
          <w:lang w:val="en-US"/>
        </w:rPr>
        <w:t xml:space="preserve">HAAS, Markus; MITTNIK, Stefan; PAOLELLA, Marc S. A new approach to Markov-switching GARCH models. </w:t>
      </w:r>
      <w:r>
        <w:rPr>
          <w:b/>
          <w:szCs w:val="24"/>
          <w:lang w:val="en-US"/>
        </w:rPr>
        <w:t>Journal of Financial Econometrics</w:t>
      </w:r>
      <w:r>
        <w:rPr>
          <w:szCs w:val="24"/>
          <w:lang w:val="en-US"/>
        </w:rPr>
        <w:t>, v. 2, n. 4, p. 493-530, 2004.</w:t>
      </w:r>
    </w:p>
    <w:p w14:paraId="45B3B773" w14:textId="77777777" w:rsidR="007B68DF" w:rsidRPr="00C528AA" w:rsidRDefault="007B68DF">
      <w:pPr>
        <w:spacing w:after="0" w:line="240" w:lineRule="auto"/>
        <w:rPr>
          <w:lang w:val="en-US"/>
        </w:rPr>
      </w:pPr>
    </w:p>
    <w:p w14:paraId="1A91A24D" w14:textId="77777777" w:rsidR="007B68DF" w:rsidRPr="00C528AA" w:rsidRDefault="002E14F8">
      <w:pPr>
        <w:spacing w:after="0" w:line="240" w:lineRule="auto"/>
        <w:jc w:val="both"/>
        <w:rPr>
          <w:szCs w:val="24"/>
          <w:lang w:val="en-US"/>
        </w:rPr>
      </w:pPr>
      <w:r>
        <w:rPr>
          <w:szCs w:val="24"/>
          <w:lang w:val="en-US"/>
        </w:rPr>
        <w:t xml:space="preserve">HAMILTON, James D. A new approach to the economic analysis of nonstationary time series and the business cycle. </w:t>
      </w:r>
      <w:r>
        <w:rPr>
          <w:b/>
          <w:szCs w:val="24"/>
          <w:lang w:val="en-US"/>
        </w:rPr>
        <w:t>Econometrica</w:t>
      </w:r>
      <w:r>
        <w:rPr>
          <w:szCs w:val="24"/>
          <w:lang w:val="en-US"/>
        </w:rPr>
        <w:t>, v. 57, n. 2, p. 357-384, 1989.</w:t>
      </w:r>
    </w:p>
    <w:p w14:paraId="600C308C" w14:textId="77777777" w:rsidR="007B68DF" w:rsidRPr="00C528AA" w:rsidRDefault="007B68DF">
      <w:pPr>
        <w:spacing w:after="0" w:line="240" w:lineRule="auto"/>
        <w:rPr>
          <w:lang w:val="en-US"/>
        </w:rPr>
      </w:pPr>
    </w:p>
    <w:p w14:paraId="4EAF5D20" w14:textId="77777777" w:rsidR="007B68DF" w:rsidRPr="00C528AA" w:rsidRDefault="002E14F8">
      <w:pPr>
        <w:spacing w:after="0" w:line="240" w:lineRule="auto"/>
        <w:jc w:val="both"/>
        <w:rPr>
          <w:szCs w:val="24"/>
          <w:lang w:val="en-US"/>
        </w:rPr>
      </w:pPr>
      <w:r>
        <w:rPr>
          <w:szCs w:val="24"/>
          <w:lang w:val="en-US"/>
        </w:rPr>
        <w:t xml:space="preserve">HOCHREITER, Sepp; SCHMIDHUBER, Jürgen. Long short-term memory. </w:t>
      </w:r>
      <w:r>
        <w:rPr>
          <w:b/>
          <w:szCs w:val="24"/>
          <w:lang w:val="en-US"/>
        </w:rPr>
        <w:t>Neural Computation</w:t>
      </w:r>
      <w:r>
        <w:rPr>
          <w:szCs w:val="24"/>
          <w:lang w:val="en-US"/>
        </w:rPr>
        <w:t>, v. 9, n. 8, p. 1735-1780, 1997.</w:t>
      </w:r>
    </w:p>
    <w:p w14:paraId="38946E8A" w14:textId="77777777" w:rsidR="007B68DF" w:rsidRPr="00C528AA" w:rsidRDefault="007B68DF">
      <w:pPr>
        <w:spacing w:after="0" w:line="240" w:lineRule="auto"/>
        <w:rPr>
          <w:lang w:val="en-US"/>
        </w:rPr>
      </w:pPr>
    </w:p>
    <w:p w14:paraId="31617CC6" w14:textId="77777777" w:rsidR="007B68DF" w:rsidRPr="00A34AF1" w:rsidRDefault="002E14F8">
      <w:pPr>
        <w:spacing w:after="0" w:line="240" w:lineRule="auto"/>
        <w:jc w:val="both"/>
        <w:rPr>
          <w:szCs w:val="24"/>
          <w:lang w:val="en-US"/>
        </w:rPr>
      </w:pPr>
      <w:r>
        <w:rPr>
          <w:szCs w:val="24"/>
          <w:lang w:val="en-US"/>
        </w:rPr>
        <w:t xml:space="preserve">JORION, Philippe. </w:t>
      </w:r>
      <w:r>
        <w:rPr>
          <w:b/>
          <w:szCs w:val="24"/>
          <w:lang w:val="en-US"/>
        </w:rPr>
        <w:t>Value at risk</w:t>
      </w:r>
      <w:r>
        <w:rPr>
          <w:szCs w:val="24"/>
          <w:lang w:val="en-US"/>
        </w:rPr>
        <w:t>: the new benchmark for managing financial risk. 3rd ed. New York: McGraw-Hill, 2007.</w:t>
      </w:r>
    </w:p>
    <w:p w14:paraId="03FC8D34" w14:textId="77777777" w:rsidR="007B68DF" w:rsidRPr="00A34AF1" w:rsidRDefault="007B68DF">
      <w:pPr>
        <w:spacing w:after="0" w:line="240" w:lineRule="auto"/>
        <w:rPr>
          <w:lang w:val="en-US"/>
        </w:rPr>
      </w:pPr>
    </w:p>
    <w:p w14:paraId="0AC1AC21" w14:textId="77777777" w:rsidR="007B68DF" w:rsidRPr="00C528AA" w:rsidRDefault="002E14F8">
      <w:pPr>
        <w:spacing w:after="0" w:line="240" w:lineRule="auto"/>
        <w:jc w:val="both"/>
        <w:rPr>
          <w:szCs w:val="24"/>
          <w:lang w:val="en-US"/>
        </w:rPr>
      </w:pPr>
      <w:r>
        <w:rPr>
          <w:szCs w:val="24"/>
          <w:lang w:val="en-US"/>
        </w:rPr>
        <w:lastRenderedPageBreak/>
        <w:t xml:space="preserve">KUPIEC, Paul H. Techniques for verifying the accuracy of risk measurement models. </w:t>
      </w:r>
      <w:r>
        <w:rPr>
          <w:b/>
          <w:szCs w:val="24"/>
          <w:lang w:val="en-US"/>
        </w:rPr>
        <w:t>The Journal of Derivatives</w:t>
      </w:r>
      <w:r>
        <w:rPr>
          <w:szCs w:val="24"/>
          <w:lang w:val="en-US"/>
        </w:rPr>
        <w:t>, v. 3, n. 2, p. 73-84, 1995.</w:t>
      </w:r>
    </w:p>
    <w:p w14:paraId="42F53638" w14:textId="77777777" w:rsidR="007B68DF" w:rsidRPr="00C528AA" w:rsidRDefault="007B68DF">
      <w:pPr>
        <w:spacing w:after="0" w:line="240" w:lineRule="auto"/>
        <w:rPr>
          <w:lang w:val="en-US"/>
        </w:rPr>
      </w:pPr>
    </w:p>
    <w:p w14:paraId="542DE014" w14:textId="77777777" w:rsidR="007B68DF" w:rsidRPr="00C528AA" w:rsidRDefault="002E14F8">
      <w:pPr>
        <w:spacing w:after="0" w:line="240" w:lineRule="auto"/>
        <w:jc w:val="both"/>
        <w:rPr>
          <w:szCs w:val="24"/>
          <w:lang w:val="en-US"/>
        </w:rPr>
      </w:pPr>
      <w:r>
        <w:rPr>
          <w:szCs w:val="24"/>
          <w:lang w:val="en-US"/>
        </w:rPr>
        <w:t xml:space="preserve">LUNDBERG, Scott M.; LEE, Su-In. A unified approach to interpreting model predictions. In: ADVANCES IN NEURAL INFORMATION PROCESSING SYSTEMS, 31., 2017, Long Beach. </w:t>
      </w:r>
      <w:r>
        <w:rPr>
          <w:b/>
          <w:szCs w:val="24"/>
          <w:lang w:val="en-US"/>
        </w:rPr>
        <w:t xml:space="preserve">Proceedings of NeurIPS 2017</w:t>
      </w:r>
      <w:r>
        <w:rPr>
          <w:szCs w:val="24"/>
          <w:lang w:val="en-US"/>
        </w:rPr>
        <w:t xml:space="preserve">. Red Hook: Curran Associates, 2017. p. 4765-4774.</w:t>
      </w:r>
    </w:p>
    <w:p w14:paraId="7EFA4205" w14:textId="77777777" w:rsidR="007B68DF" w:rsidRPr="00C528AA" w:rsidRDefault="007B68DF">
      <w:pPr>
        <w:spacing w:after="0" w:line="240" w:lineRule="auto"/>
        <w:rPr>
          <w:lang w:val="en-US"/>
        </w:rPr>
      </w:pPr>
    </w:p>
    <w:p w14:paraId="61C3A317" w14:textId="77777777" w:rsidR="007B68DF" w:rsidRPr="00C528AA" w:rsidRDefault="002E14F8">
      <w:pPr>
        <w:spacing w:after="0" w:line="240" w:lineRule="auto"/>
        <w:jc w:val="both"/>
        <w:rPr>
          <w:szCs w:val="24"/>
          <w:lang w:val="en-US"/>
        </w:rPr>
      </w:pPr>
      <w:r>
        <w:rPr>
          <w:szCs w:val="24"/>
          <w:lang w:val="en-US"/>
        </w:rPr>
        <w:t xml:space="preserve">RABBANI, Mustafa Raza et al. Hybrid econometric and machine learning models for financial time series forecasting: an integrated ARIMA-LSTM and GARCH-XGBoost approach. </w:t>
      </w:r>
      <w:r>
        <w:rPr>
          <w:b/>
          <w:szCs w:val="24"/>
          <w:lang w:val="en-US"/>
        </w:rPr>
        <w:t>Expert Systems with Applications</w:t>
      </w:r>
      <w:r>
        <w:rPr>
          <w:szCs w:val="24"/>
          <w:lang w:val="en-US"/>
        </w:rPr>
        <w:t>, 2025.</w:t>
      </w:r>
    </w:p>
    <w:p w14:paraId="29548B23" w14:textId="77777777" w:rsidR="007B68DF" w:rsidRPr="00C528AA" w:rsidRDefault="007B68DF">
      <w:pPr>
        <w:spacing w:after="0" w:line="240" w:lineRule="auto"/>
        <w:rPr>
          <w:lang w:val="en-US"/>
        </w:rPr>
      </w:pPr>
    </w:p>
    <w:p w14:paraId="2B6A9921" w14:textId="77777777" w:rsidR="007B68DF" w:rsidRDefault="002E14F8">
      <w:pPr>
        <w:spacing w:after="0" w:line="240" w:lineRule="auto"/>
        <w:jc w:val="both"/>
        <w:rPr>
          <w:szCs w:val="24"/>
        </w:rPr>
      </w:pPr>
      <w:r>
        <w:rPr>
          <w:szCs w:val="24"/>
          <w:lang w:val="en-US"/>
        </w:rPr>
        <w:t xml:space="preserve">SARKAR, Sourav. Deep learning and big data approaches for financial risk forecasting. </w:t>
      </w:r>
      <w:r>
        <w:rPr>
          <w:b/>
          <w:szCs w:val="24"/>
        </w:rPr>
        <w:t xml:space="preserve">Journal of Risk and Financial Management</w:t>
      </w:r>
      <w:r>
        <w:rPr>
          <w:szCs w:val="24"/>
        </w:rPr>
        <w:t>, 2025.</w:t>
      </w:r>
    </w:p>
    <w:p w14:paraId="3381518B" w14:textId="77777777" w:rsidR="007B68DF" w:rsidRDefault="007B68DF">
      <w:pPr>
        <w:spacing w:after="0" w:line="240" w:lineRule="auto"/>
      </w:pPr>
    </w:p>
    <w:p w14:paraId="3DBAF393" w14:textId="77777777" w:rsidR="00971877" w:rsidRDefault="00971877" w:rsidP="00387721">
      <w:pPr>
        <w:tabs>
          <w:tab w:val="left" w:pos="3945"/>
        </w:tabs>
        <w:autoSpaceDE w:val="0"/>
        <w:autoSpaceDN w:val="0"/>
        <w:adjustRightInd w:val="0"/>
        <w:spacing w:after="0"/>
        <w:contextualSpacing/>
        <w:jc w:val="center"/>
        <w:rPr>
          <w:b/>
          <w:szCs w:val="24"/>
        </w:rPr>
      </w:pPr>
      <w:bookmarkStart w:id="10" w:name="_Hlk34331456"/>
    </w:p>
    <w:p w14:paraId="6DC22AEB" w14:textId="77777777" w:rsidR="00971877" w:rsidRDefault="00971877" w:rsidP="00387721">
      <w:pPr>
        <w:tabs>
          <w:tab w:val="left" w:pos="3945"/>
        </w:tabs>
        <w:autoSpaceDE w:val="0"/>
        <w:autoSpaceDN w:val="0"/>
        <w:adjustRightInd w:val="0"/>
        <w:spacing w:after="0"/>
        <w:contextualSpacing/>
        <w:jc w:val="center"/>
        <w:rPr>
          <w:b/>
          <w:szCs w:val="24"/>
        </w:rPr>
      </w:pPr>
    </w:p>
    <w:p w14:paraId="7DD32A57" w14:textId="77777777" w:rsidR="00971877" w:rsidRDefault="00971877" w:rsidP="00387721">
      <w:pPr>
        <w:tabs>
          <w:tab w:val="left" w:pos="3945"/>
        </w:tabs>
        <w:autoSpaceDE w:val="0"/>
        <w:autoSpaceDN w:val="0"/>
        <w:adjustRightInd w:val="0"/>
        <w:spacing w:after="0"/>
        <w:contextualSpacing/>
        <w:jc w:val="center"/>
        <w:rPr>
          <w:b/>
          <w:szCs w:val="24"/>
        </w:rPr>
      </w:pPr>
    </w:p>
    <w:p w14:paraId="55669128" w14:textId="77777777" w:rsidR="00971877" w:rsidRDefault="00971877" w:rsidP="00387721">
      <w:pPr>
        <w:tabs>
          <w:tab w:val="left" w:pos="3945"/>
        </w:tabs>
        <w:autoSpaceDE w:val="0"/>
        <w:autoSpaceDN w:val="0"/>
        <w:adjustRightInd w:val="0"/>
        <w:spacing w:after="0"/>
        <w:contextualSpacing/>
        <w:jc w:val="center"/>
        <w:rPr>
          <w:b/>
          <w:szCs w:val="24"/>
        </w:rPr>
      </w:pPr>
    </w:p>
    <w:p w14:paraId="365B53DC" w14:textId="77777777" w:rsidR="00971877" w:rsidRDefault="00971877" w:rsidP="00387721">
      <w:pPr>
        <w:tabs>
          <w:tab w:val="left" w:pos="3945"/>
        </w:tabs>
        <w:autoSpaceDE w:val="0"/>
        <w:autoSpaceDN w:val="0"/>
        <w:adjustRightInd w:val="0"/>
        <w:spacing w:after="0"/>
        <w:contextualSpacing/>
        <w:jc w:val="center"/>
        <w:rPr>
          <w:b/>
          <w:szCs w:val="24"/>
        </w:rPr>
      </w:pPr>
    </w:p>
    <w:p w14:paraId="4ED30262" w14:textId="77777777" w:rsidR="00971877" w:rsidRDefault="00971877" w:rsidP="00387721">
      <w:pPr>
        <w:tabs>
          <w:tab w:val="left" w:pos="3945"/>
        </w:tabs>
        <w:autoSpaceDE w:val="0"/>
        <w:autoSpaceDN w:val="0"/>
        <w:adjustRightInd w:val="0"/>
        <w:spacing w:after="0"/>
        <w:contextualSpacing/>
        <w:jc w:val="center"/>
        <w:rPr>
          <w:b/>
          <w:szCs w:val="24"/>
        </w:rPr>
      </w:pPr>
    </w:p>
    <w:p w14:paraId="33EBBF9D" w14:textId="77777777" w:rsidR="00971877" w:rsidRDefault="00971877" w:rsidP="00387721">
      <w:pPr>
        <w:tabs>
          <w:tab w:val="left" w:pos="3945"/>
        </w:tabs>
        <w:autoSpaceDE w:val="0"/>
        <w:autoSpaceDN w:val="0"/>
        <w:adjustRightInd w:val="0"/>
        <w:spacing w:after="0"/>
        <w:contextualSpacing/>
        <w:jc w:val="center"/>
        <w:rPr>
          <w:b/>
          <w:szCs w:val="24"/>
        </w:rPr>
      </w:pPr>
    </w:p>
    <w:p w14:paraId="2C1DB871" w14:textId="77777777" w:rsidR="00971877" w:rsidRDefault="00971877" w:rsidP="00387721">
      <w:pPr>
        <w:tabs>
          <w:tab w:val="left" w:pos="3945"/>
        </w:tabs>
        <w:autoSpaceDE w:val="0"/>
        <w:autoSpaceDN w:val="0"/>
        <w:adjustRightInd w:val="0"/>
        <w:spacing w:after="0"/>
        <w:contextualSpacing/>
        <w:jc w:val="center"/>
        <w:rPr>
          <w:b/>
          <w:szCs w:val="24"/>
        </w:rPr>
      </w:pPr>
    </w:p>
    <w:p w14:paraId="38774F32" w14:textId="77777777" w:rsidR="00971877" w:rsidRDefault="00971877" w:rsidP="00387721">
      <w:pPr>
        <w:tabs>
          <w:tab w:val="left" w:pos="3945"/>
        </w:tabs>
        <w:autoSpaceDE w:val="0"/>
        <w:autoSpaceDN w:val="0"/>
        <w:adjustRightInd w:val="0"/>
        <w:spacing w:after="0"/>
        <w:contextualSpacing/>
        <w:jc w:val="center"/>
        <w:rPr>
          <w:b/>
          <w:szCs w:val="24"/>
        </w:rPr>
      </w:pPr>
    </w:p>
    <w:p w14:paraId="5310B091" w14:textId="77777777" w:rsidR="00971877" w:rsidRDefault="00971877" w:rsidP="00387721">
      <w:pPr>
        <w:tabs>
          <w:tab w:val="left" w:pos="3945"/>
        </w:tabs>
        <w:autoSpaceDE w:val="0"/>
        <w:autoSpaceDN w:val="0"/>
        <w:adjustRightInd w:val="0"/>
        <w:spacing w:after="0"/>
        <w:contextualSpacing/>
        <w:jc w:val="center"/>
        <w:rPr>
          <w:b/>
          <w:szCs w:val="24"/>
        </w:rPr>
      </w:pPr>
    </w:p>
    <w:p w14:paraId="763EE4C1" w14:textId="77777777" w:rsidR="00971877" w:rsidRDefault="00971877" w:rsidP="00387721">
      <w:pPr>
        <w:tabs>
          <w:tab w:val="left" w:pos="3945"/>
        </w:tabs>
        <w:autoSpaceDE w:val="0"/>
        <w:autoSpaceDN w:val="0"/>
        <w:adjustRightInd w:val="0"/>
        <w:spacing w:after="0"/>
        <w:contextualSpacing/>
        <w:jc w:val="center"/>
        <w:rPr>
          <w:b/>
          <w:szCs w:val="24"/>
        </w:rPr>
      </w:pPr>
    </w:p>
    <w:p w14:paraId="144FF255" w14:textId="77777777" w:rsidR="00971877" w:rsidRDefault="00971877" w:rsidP="00387721">
      <w:pPr>
        <w:tabs>
          <w:tab w:val="left" w:pos="3945"/>
        </w:tabs>
        <w:autoSpaceDE w:val="0"/>
        <w:autoSpaceDN w:val="0"/>
        <w:adjustRightInd w:val="0"/>
        <w:spacing w:after="0"/>
        <w:contextualSpacing/>
        <w:jc w:val="center"/>
        <w:rPr>
          <w:b/>
          <w:szCs w:val="24"/>
        </w:rPr>
      </w:pPr>
    </w:p>
    <w:p w14:paraId="3F4A9389" w14:textId="77777777" w:rsidR="00971877" w:rsidRDefault="00971877" w:rsidP="00387721">
      <w:pPr>
        <w:tabs>
          <w:tab w:val="left" w:pos="3945"/>
        </w:tabs>
        <w:autoSpaceDE w:val="0"/>
        <w:autoSpaceDN w:val="0"/>
        <w:adjustRightInd w:val="0"/>
        <w:spacing w:after="0"/>
        <w:contextualSpacing/>
        <w:jc w:val="center"/>
        <w:rPr>
          <w:b/>
          <w:szCs w:val="24"/>
        </w:rPr>
      </w:pPr>
    </w:p>
    <w:p w14:paraId="5594134D" w14:textId="77777777" w:rsidR="00971877" w:rsidRDefault="00971877" w:rsidP="00387721">
      <w:pPr>
        <w:tabs>
          <w:tab w:val="left" w:pos="3945"/>
        </w:tabs>
        <w:autoSpaceDE w:val="0"/>
        <w:autoSpaceDN w:val="0"/>
        <w:adjustRightInd w:val="0"/>
        <w:spacing w:after="0"/>
        <w:contextualSpacing/>
        <w:jc w:val="center"/>
        <w:rPr>
          <w:b/>
          <w:szCs w:val="24"/>
        </w:rPr>
      </w:pPr>
    </w:p>
    <w:p w14:paraId="46288F83" w14:textId="77777777" w:rsidR="00971877" w:rsidRDefault="00971877" w:rsidP="00387721">
      <w:pPr>
        <w:tabs>
          <w:tab w:val="left" w:pos="3945"/>
        </w:tabs>
        <w:autoSpaceDE w:val="0"/>
        <w:autoSpaceDN w:val="0"/>
        <w:adjustRightInd w:val="0"/>
        <w:spacing w:after="0"/>
        <w:contextualSpacing/>
        <w:jc w:val="center"/>
        <w:rPr>
          <w:b/>
          <w:szCs w:val="24"/>
        </w:rPr>
      </w:pPr>
    </w:p>
    <w:p w14:paraId="0299CC7D" w14:textId="77777777" w:rsidR="00971877" w:rsidRDefault="00971877" w:rsidP="00387721">
      <w:pPr>
        <w:tabs>
          <w:tab w:val="left" w:pos="3945"/>
        </w:tabs>
        <w:autoSpaceDE w:val="0"/>
        <w:autoSpaceDN w:val="0"/>
        <w:adjustRightInd w:val="0"/>
        <w:spacing w:after="0"/>
        <w:contextualSpacing/>
        <w:jc w:val="center"/>
        <w:rPr>
          <w:b/>
          <w:szCs w:val="24"/>
        </w:rPr>
      </w:pPr>
    </w:p>
    <w:p w14:paraId="68E9680B" w14:textId="77777777" w:rsidR="00971877" w:rsidRDefault="00971877" w:rsidP="00387721">
      <w:pPr>
        <w:tabs>
          <w:tab w:val="left" w:pos="3945"/>
        </w:tabs>
        <w:autoSpaceDE w:val="0"/>
        <w:autoSpaceDN w:val="0"/>
        <w:adjustRightInd w:val="0"/>
        <w:spacing w:after="0"/>
        <w:contextualSpacing/>
        <w:jc w:val="center"/>
        <w:rPr>
          <w:b/>
          <w:szCs w:val="24"/>
        </w:rPr>
      </w:pPr>
    </w:p>
    <w:p w14:paraId="63F03963" w14:textId="77777777" w:rsidR="00971877" w:rsidRDefault="00971877" w:rsidP="00387721">
      <w:pPr>
        <w:tabs>
          <w:tab w:val="left" w:pos="3945"/>
        </w:tabs>
        <w:autoSpaceDE w:val="0"/>
        <w:autoSpaceDN w:val="0"/>
        <w:adjustRightInd w:val="0"/>
        <w:spacing w:after="0"/>
        <w:contextualSpacing/>
        <w:jc w:val="center"/>
        <w:rPr>
          <w:b/>
          <w:szCs w:val="24"/>
        </w:rPr>
      </w:pPr>
    </w:p>
    <w:p w14:paraId="6E5545E9" w14:textId="77777777" w:rsidR="00971877" w:rsidRDefault="00971877" w:rsidP="00387721">
      <w:pPr>
        <w:tabs>
          <w:tab w:val="left" w:pos="3945"/>
        </w:tabs>
        <w:autoSpaceDE w:val="0"/>
        <w:autoSpaceDN w:val="0"/>
        <w:adjustRightInd w:val="0"/>
        <w:spacing w:after="0"/>
        <w:contextualSpacing/>
        <w:jc w:val="center"/>
        <w:rPr>
          <w:b/>
          <w:szCs w:val="24"/>
        </w:rPr>
      </w:pPr>
    </w:p>
    <w:p w14:paraId="282FC5D7" w14:textId="77777777" w:rsidR="00971877" w:rsidRDefault="00971877" w:rsidP="00387721">
      <w:pPr>
        <w:tabs>
          <w:tab w:val="left" w:pos="3945"/>
        </w:tabs>
        <w:autoSpaceDE w:val="0"/>
        <w:autoSpaceDN w:val="0"/>
        <w:adjustRightInd w:val="0"/>
        <w:spacing w:after="0"/>
        <w:contextualSpacing/>
        <w:jc w:val="center"/>
        <w:rPr>
          <w:b/>
          <w:szCs w:val="24"/>
        </w:rPr>
      </w:pPr>
    </w:p>
    <w:p w14:paraId="747F7852" w14:textId="77777777" w:rsidR="00971877" w:rsidRDefault="00971877" w:rsidP="00387721">
      <w:pPr>
        <w:tabs>
          <w:tab w:val="left" w:pos="3945"/>
        </w:tabs>
        <w:autoSpaceDE w:val="0"/>
        <w:autoSpaceDN w:val="0"/>
        <w:adjustRightInd w:val="0"/>
        <w:spacing w:after="0"/>
        <w:contextualSpacing/>
        <w:jc w:val="center"/>
        <w:rPr>
          <w:b/>
          <w:szCs w:val="24"/>
        </w:rPr>
      </w:pPr>
    </w:p>
    <w:p w14:paraId="4EE5CA9B" w14:textId="77777777" w:rsidR="00971877" w:rsidRDefault="00971877" w:rsidP="00387721">
      <w:pPr>
        <w:tabs>
          <w:tab w:val="left" w:pos="3945"/>
        </w:tabs>
        <w:autoSpaceDE w:val="0"/>
        <w:autoSpaceDN w:val="0"/>
        <w:adjustRightInd w:val="0"/>
        <w:spacing w:after="0"/>
        <w:contextualSpacing/>
        <w:jc w:val="center"/>
        <w:rPr>
          <w:b/>
          <w:szCs w:val="24"/>
        </w:rPr>
      </w:pPr>
    </w:p>
    <w:p w14:paraId="2032074C" w14:textId="77777777" w:rsidR="00971877" w:rsidRDefault="00971877" w:rsidP="00387721">
      <w:pPr>
        <w:tabs>
          <w:tab w:val="left" w:pos="3945"/>
        </w:tabs>
        <w:autoSpaceDE w:val="0"/>
        <w:autoSpaceDN w:val="0"/>
        <w:adjustRightInd w:val="0"/>
        <w:spacing w:after="0"/>
        <w:contextualSpacing/>
        <w:jc w:val="center"/>
        <w:rPr>
          <w:b/>
          <w:szCs w:val="24"/>
        </w:rPr>
      </w:pPr>
    </w:p>
    <w:p w14:paraId="7A672137" w14:textId="77777777" w:rsidR="00971877" w:rsidRDefault="00971877" w:rsidP="00387721">
      <w:pPr>
        <w:tabs>
          <w:tab w:val="left" w:pos="3945"/>
        </w:tabs>
        <w:autoSpaceDE w:val="0"/>
        <w:autoSpaceDN w:val="0"/>
        <w:adjustRightInd w:val="0"/>
        <w:spacing w:after="0"/>
        <w:contextualSpacing/>
        <w:jc w:val="center"/>
        <w:rPr>
          <w:b/>
          <w:szCs w:val="24"/>
        </w:rPr>
      </w:pPr>
    </w:p>
    <w:p w14:paraId="4CF5B5A2" w14:textId="3A4EC1A1" w:rsidR="00A37012" w:rsidRDefault="000A6F84" w:rsidP="00387721">
      <w:pPr>
        <w:tabs>
          <w:tab w:val="left" w:pos="3945"/>
        </w:tabs>
        <w:autoSpaceDE w:val="0"/>
        <w:autoSpaceDN w:val="0"/>
        <w:adjustRightInd w:val="0"/>
        <w:spacing w:after="0"/>
        <w:contextualSpacing/>
        <w:jc w:val="center"/>
        <w:rPr>
          <w:b/>
          <w:szCs w:val="24"/>
        </w:rPr>
      </w:pPr>
      <w:r>
        <w:rPr>
          <w:b/>
          <w:szCs w:val="24"/>
        </w:rPr>
        <w:lastRenderedPageBreak/>
        <w:t>APÊNDICE A</w:t>
      </w:r>
      <w:r>
        <w:rPr>
          <w:szCs w:val="24"/>
        </w:rPr>
        <w:t xml:space="preserve"> </w:t>
      </w:r>
      <w:r>
        <w:rPr>
          <w:b/>
          <w:szCs w:val="24"/>
        </w:rPr>
        <w:t xml:space="preserve">– </w:t>
      </w:r>
      <w:bookmarkEnd w:id="10"/>
      <w:r>
        <w:rPr>
          <w:b/>
          <w:szCs w:val="24"/>
        </w:rPr>
        <w:t>Fichamento 1</w:t>
      </w:r>
    </w:p>
    <w:p w14:paraId="0945D662" w14:textId="77777777" w:rsidR="00A34AF1" w:rsidRDefault="00A34AF1" w:rsidP="00A34AF1">
      <w:pPr>
        <w:shd w:val="clear" w:color="auto" w:fill="000000" w:themeFill="text1"/>
        <w:spacing w:after="0" w:line="240" w:lineRule="auto"/>
        <w:jc w:val="center"/>
        <w:rPr>
          <w:rFonts w:ascii="Calibri" w:hAnsi="Calibri" w:cs="Calibri"/>
          <w:b/>
          <w:bCs/>
          <w:sz w:val="22"/>
        </w:rPr>
      </w:pPr>
      <w:r>
        <w:rPr>
          <w:rFonts w:ascii="Calibri" w:hAnsi="Calibri" w:cs="Calibri"/>
          <w:b/>
          <w:bCs/>
        </w:rPr>
        <w:t>FICHAMENTO TÉCNICO #001</w:t>
      </w:r>
    </w:p>
    <w:tbl>
      <w:tblPr>
        <w:tblStyle w:val="TableGrid"/>
        <w:tblW w:w="0" w:type="auto"/>
        <w:tblLook w:val="04A0" w:firstRow="1" w:lastRow="0" w:firstColumn="1" w:lastColumn="0" w:noHBand="0" w:noVBand="1"/>
      </w:tblPr>
      <w:tblGrid>
        <w:gridCol w:w="2142"/>
        <w:gridCol w:w="6919"/>
      </w:tblGrid>
      <w:tr w:rsidR="00A34AF1" w:rsidRPr="00A34AF1" w14:paraId="0274ECBD"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573E1F81" w14:textId="77777777" w:rsidR="00A34AF1" w:rsidRDefault="00A34AF1">
            <w:pPr>
              <w:spacing w:after="0" w:line="240" w:lineRule="auto"/>
              <w:rPr>
                <w:rFonts w:asciiTheme="minorHAnsi" w:hAnsiTheme="minorHAnsi" w:cstheme="minorBidi"/>
              </w:rPr>
            </w:pPr>
            <w:r>
              <w:t>Referência: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054B70A8" w14:textId="77777777" w:rsidR="00A34AF1" w:rsidRDefault="00A34AF1">
            <w:pPr>
              <w:spacing w:after="0" w:line="240" w:lineRule="auto"/>
            </w:pPr>
            <w:r>
              <w:t>CAMPANI, Carlos Heitor; DURAES, Assis Gustavo da Silva. Previsão da volatilidade da taxa de câmbio USD-BRL usando dados da volatilidade esperada e volatilidade realizada. Estudos Econômicos (São Paulo), São Paulo, Brasil, v. 48, n. 4, p. 687–719, 2018. DOI: 10.1590/0101-41614845cca. Disponível em: https://revistas.usp.br/ee/article/view/131900.</w:t>
            </w:r>
          </w:p>
          <w:p w14:paraId="3A2D99E0" w14:textId="77777777" w:rsidR="00A34AF1" w:rsidRDefault="00A34AF1">
            <w:pPr>
              <w:spacing w:after="0" w:line="240" w:lineRule="auto"/>
            </w:pPr>
          </w:p>
        </w:tc>
      </w:tr>
      <w:tr w:rsidR="00A34AF1" w14:paraId="3274D6F6"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5AAAB147" w14:textId="77777777" w:rsidR="00A34AF1" w:rsidRDefault="00A34AF1">
            <w:pPr>
              <w:spacing w:after="0" w:line="240" w:lineRule="auto"/>
            </w:pPr>
            <w:r>
              <w:t>Base de dados consultada: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615FC77C" w14:textId="77777777" w:rsidR="00A34AF1" w:rsidRDefault="00A34AF1">
            <w:pPr>
              <w:spacing w:after="0" w:line="240" w:lineRule="auto"/>
            </w:pPr>
            <w:r>
              <w:t>Revista da USP</w:t>
            </w:r>
          </w:p>
        </w:tc>
      </w:tr>
      <w:tr w:rsidR="00A34AF1" w:rsidRPr="00A34AF1" w14:paraId="4A10D131"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476758F5" w14:textId="77777777" w:rsidR="00A34AF1" w:rsidRDefault="00A34AF1">
            <w:pPr>
              <w:spacing w:after="0" w:line="240" w:lineRule="auto"/>
            </w:pPr>
            <w:r>
              <w:t>Critérios de inclusão e exclusão:</w:t>
            </w:r>
          </w:p>
        </w:tc>
        <w:tc>
          <w:tcPr>
            <w:tcW w:w="7365" w:type="dxa"/>
            <w:tcBorders>
              <w:top w:val="single" w:sz="4" w:space="0" w:color="auto"/>
              <w:left w:val="single" w:sz="4" w:space="0" w:color="auto"/>
              <w:bottom w:val="single" w:sz="4" w:space="0" w:color="auto"/>
              <w:right w:val="single" w:sz="4" w:space="0" w:color="auto"/>
            </w:tcBorders>
            <w:vAlign w:val="center"/>
            <w:hideMark/>
          </w:tcPr>
          <w:p w14:paraId="62CC94AE" w14:textId="77777777" w:rsidR="00A34AF1" w:rsidRDefault="00A34AF1">
            <w:pPr>
              <w:spacing w:after="0" w:line="240" w:lineRule="auto"/>
            </w:pPr>
            <w:r>
              <w:t>Foram incluídos estudos que abordam a previsão de volatilidade e risco de mercado com aplicação empírica em dados financeiros reais, sendo excluídos trabalhos puramente teóricos sem validação prática.</w:t>
            </w:r>
          </w:p>
          <w:p w14:paraId="5D70C3B5" w14:textId="77777777" w:rsidR="00A34AF1" w:rsidRDefault="00A34AF1">
            <w:pPr>
              <w:spacing w:after="0" w:line="240" w:lineRule="auto"/>
            </w:pPr>
          </w:p>
        </w:tc>
      </w:tr>
      <w:tr w:rsidR="00A34AF1" w:rsidRPr="00A34AF1" w14:paraId="300294D3"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023627DC" w14:textId="77777777" w:rsidR="00A34AF1" w:rsidRDefault="00A34AF1">
            <w:pPr>
              <w:spacing w:after="0" w:line="240" w:lineRule="auto"/>
            </w:pPr>
            <w:r>
              <w:t>Critérios de qualificação / fator de impacto:</w:t>
            </w:r>
          </w:p>
        </w:tc>
        <w:tc>
          <w:tcPr>
            <w:tcW w:w="7365" w:type="dxa"/>
            <w:tcBorders>
              <w:top w:val="single" w:sz="4" w:space="0" w:color="auto"/>
              <w:left w:val="single" w:sz="4" w:space="0" w:color="auto"/>
              <w:bottom w:val="single" w:sz="4" w:space="0" w:color="auto"/>
              <w:right w:val="single" w:sz="4" w:space="0" w:color="auto"/>
            </w:tcBorders>
            <w:vAlign w:val="center"/>
            <w:hideMark/>
          </w:tcPr>
          <w:p w14:paraId="72A3DB57" w14:textId="77777777" w:rsidR="00A34AF1" w:rsidRDefault="00A34AF1">
            <w:pPr>
              <w:spacing w:after="0" w:line="240" w:lineRule="auto"/>
            </w:pPr>
            <w:r>
              <w:t>Periódico Qualis CAPES B1 em Economia. O estudo foi selecionado por sua aplicação direta ao mercado brasileiro (USD-BRL) e por integrar volatilidade implícita e realizada, temas centrais para o referencial teórico do TCC.</w:t>
            </w:r>
          </w:p>
          <w:p w14:paraId="13229032" w14:textId="77777777" w:rsidR="00A34AF1" w:rsidRDefault="00A34AF1">
            <w:pPr>
              <w:spacing w:after="0" w:line="240" w:lineRule="auto"/>
            </w:pPr>
          </w:p>
        </w:tc>
      </w:tr>
      <w:tr w:rsidR="00A34AF1" w:rsidRPr="00A34AF1" w14:paraId="5BE35FEC"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6E142124" w14:textId="77777777" w:rsidR="00A34AF1" w:rsidRDefault="00A34AF1">
            <w:pPr>
              <w:spacing w:after="0" w:line="240" w:lineRule="auto"/>
            </w:pPr>
            <w:r>
              <w:t>Palavras-chave:</w:t>
            </w:r>
          </w:p>
        </w:tc>
        <w:tc>
          <w:tcPr>
            <w:tcW w:w="7365" w:type="dxa"/>
            <w:tcBorders>
              <w:top w:val="single" w:sz="4" w:space="0" w:color="auto"/>
              <w:left w:val="single" w:sz="4" w:space="0" w:color="auto"/>
              <w:bottom w:val="single" w:sz="4" w:space="0" w:color="auto"/>
              <w:right w:val="single" w:sz="4" w:space="0" w:color="auto"/>
            </w:tcBorders>
            <w:vAlign w:val="center"/>
            <w:hideMark/>
          </w:tcPr>
          <w:p w14:paraId="15484EA7" w14:textId="77777777" w:rsidR="00A34AF1" w:rsidRDefault="00A34AF1">
            <w:pPr>
              <w:spacing w:after="0" w:line="240" w:lineRule="auto"/>
            </w:pPr>
            <w:r>
              <w:t>Previsão de Volatilidade, Modelos GARCH, Mercado de Câmbio no Brasil, Índices de volatilidade implícita.</w:t>
            </w:r>
          </w:p>
          <w:p w14:paraId="11FE17CA" w14:textId="77777777" w:rsidR="00A34AF1" w:rsidRDefault="00A34AF1">
            <w:pPr>
              <w:spacing w:after="0" w:line="240" w:lineRule="auto"/>
            </w:pPr>
          </w:p>
        </w:tc>
      </w:tr>
      <w:tr w:rsidR="00A34AF1" w:rsidRPr="00A34AF1" w14:paraId="5050BBB7"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3CE3BBC6" w14:textId="77777777" w:rsidR="00A34AF1" w:rsidRDefault="00A34AF1">
            <w:pPr>
              <w:spacing w:after="0" w:line="240" w:lineRule="auto"/>
            </w:pPr>
            <w:r>
              <w:t>Objeto da pesquisa:</w:t>
            </w:r>
          </w:p>
        </w:tc>
        <w:tc>
          <w:tcPr>
            <w:tcW w:w="7365" w:type="dxa"/>
            <w:tcBorders>
              <w:top w:val="single" w:sz="4" w:space="0" w:color="auto"/>
              <w:left w:val="single" w:sz="4" w:space="0" w:color="auto"/>
              <w:bottom w:val="single" w:sz="4" w:space="0" w:color="auto"/>
              <w:right w:val="single" w:sz="4" w:space="0" w:color="auto"/>
            </w:tcBorders>
            <w:vAlign w:val="center"/>
          </w:tcPr>
          <w:p w14:paraId="07A76902" w14:textId="77777777" w:rsidR="00A34AF1" w:rsidRDefault="00A34AF1">
            <w:pPr>
              <w:spacing w:after="0" w:line="240" w:lineRule="auto"/>
            </w:pPr>
            <w:r>
              <w:t>O estudo investiga a previsão da volatilidade da taxa de câmbio USD-BRL utilizando informações de volatilidade implícita e realizada.</w:t>
            </w:r>
          </w:p>
          <w:p w14:paraId="3C742F8B" w14:textId="77777777" w:rsidR="00A34AF1" w:rsidRDefault="00A34AF1">
            <w:pPr>
              <w:spacing w:after="0" w:line="240" w:lineRule="auto"/>
            </w:pPr>
          </w:p>
        </w:tc>
      </w:tr>
      <w:tr w:rsidR="00A34AF1" w:rsidRPr="00A34AF1" w14:paraId="6952B312" w14:textId="77777777">
        <w:trPr>
          <w:trHeight w:val="976"/>
        </w:trPr>
        <w:tc>
          <w:tcPr>
            <w:tcW w:w="2263" w:type="dxa"/>
            <w:tcBorders>
              <w:top w:val="single" w:sz="4" w:space="0" w:color="auto"/>
              <w:left w:val="single" w:sz="4" w:space="0" w:color="auto"/>
              <w:bottom w:val="single" w:sz="4" w:space="0" w:color="auto"/>
              <w:right w:val="single" w:sz="4" w:space="0" w:color="auto"/>
            </w:tcBorders>
            <w:vAlign w:val="center"/>
            <w:hideMark/>
          </w:tcPr>
          <w:p w14:paraId="443E3B9D" w14:textId="77777777" w:rsidR="00A34AF1" w:rsidRDefault="00A34AF1">
            <w:pPr>
              <w:spacing w:after="0" w:line="240" w:lineRule="auto"/>
            </w:pPr>
            <w:r>
              <w:t>Problema de pesquisa / Situação-problema: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2281D19A" w14:textId="77777777" w:rsidR="00A34AF1" w:rsidRDefault="00A34AF1">
            <w:pPr>
              <w:spacing w:after="0" w:line="240" w:lineRule="auto"/>
            </w:pPr>
            <w:r>
              <w:t>A previsão precisa da volatilidade é um desafio importante em finanças, especialmente em mercados emergentes, onde há maior instabilidade e dificuldade em modelar o comportamento do risco.</w:t>
            </w:r>
          </w:p>
        </w:tc>
      </w:tr>
      <w:tr w:rsidR="00A34AF1" w:rsidRPr="00A34AF1" w14:paraId="4FA1EA3A"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24ACA73C" w14:textId="77777777" w:rsidR="00A34AF1" w:rsidRDefault="00A34AF1">
            <w:pPr>
              <w:spacing w:after="0" w:line="240" w:lineRule="auto"/>
            </w:pPr>
            <w:r>
              <w:t>Objetivos:</w:t>
            </w:r>
          </w:p>
        </w:tc>
        <w:tc>
          <w:tcPr>
            <w:tcW w:w="7365" w:type="dxa"/>
            <w:tcBorders>
              <w:top w:val="single" w:sz="4" w:space="0" w:color="auto"/>
              <w:left w:val="single" w:sz="4" w:space="0" w:color="auto"/>
              <w:bottom w:val="single" w:sz="4" w:space="0" w:color="auto"/>
              <w:right w:val="single" w:sz="4" w:space="0" w:color="auto"/>
            </w:tcBorders>
            <w:vAlign w:val="center"/>
          </w:tcPr>
          <w:p w14:paraId="0E987FA4" w14:textId="77777777" w:rsidR="00A34AF1" w:rsidRDefault="00A34AF1">
            <w:pPr>
              <w:spacing w:after="0" w:line="240" w:lineRule="auto"/>
            </w:pPr>
            <w:r>
              <w:t>O trabalho tem como objetivo avaliar a capacidade de modelos em prever a volatilidade cambial utilizando medidas de volatilidade implícita e realizada, buscando melhorar a estimação do risco de mercado.</w:t>
            </w:r>
          </w:p>
          <w:p w14:paraId="0B657E10" w14:textId="77777777" w:rsidR="00A34AF1" w:rsidRDefault="00A34AF1">
            <w:pPr>
              <w:spacing w:after="0" w:line="240" w:lineRule="auto"/>
            </w:pPr>
          </w:p>
        </w:tc>
      </w:tr>
      <w:tr w:rsidR="00A34AF1" w:rsidRPr="00A34AF1" w14:paraId="0A4D33FD"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11A398AD" w14:textId="77777777" w:rsidR="00A34AF1" w:rsidRDefault="00A34AF1">
            <w:pPr>
              <w:spacing w:after="0" w:line="240" w:lineRule="auto"/>
            </w:pPr>
            <w:r>
              <w:t>Metodologia:</w:t>
            </w:r>
          </w:p>
        </w:tc>
        <w:tc>
          <w:tcPr>
            <w:tcW w:w="7365" w:type="dxa"/>
            <w:tcBorders>
              <w:top w:val="single" w:sz="4" w:space="0" w:color="auto"/>
              <w:left w:val="single" w:sz="4" w:space="0" w:color="auto"/>
              <w:bottom w:val="single" w:sz="4" w:space="0" w:color="auto"/>
              <w:right w:val="single" w:sz="4" w:space="0" w:color="auto"/>
            </w:tcBorders>
            <w:vAlign w:val="center"/>
          </w:tcPr>
          <w:p w14:paraId="4C24E403" w14:textId="77777777" w:rsidR="00A34AF1" w:rsidRDefault="00A34AF1">
            <w:pPr>
              <w:spacing w:after="0" w:line="240" w:lineRule="auto"/>
            </w:pPr>
            <w:r>
              <w:t>A metodologia envolve a aplicação de modelos econométricos, como GARCH, combinados com dados de volatilidade implícita e realizada, para analisar e prever o comportamento da taxa de câmbio.</w:t>
            </w:r>
          </w:p>
          <w:p w14:paraId="3E4C25A6" w14:textId="77777777" w:rsidR="00A34AF1" w:rsidRDefault="00A34AF1">
            <w:pPr>
              <w:spacing w:after="0" w:line="240" w:lineRule="auto"/>
            </w:pPr>
          </w:p>
        </w:tc>
      </w:tr>
      <w:tr w:rsidR="00A34AF1" w:rsidRPr="00A34AF1" w14:paraId="12F3B073"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4ED02CDA" w14:textId="77777777" w:rsidR="00A34AF1" w:rsidRDefault="00A34AF1">
            <w:pPr>
              <w:spacing w:after="0" w:line="240" w:lineRule="auto"/>
            </w:pPr>
            <w:r>
              <w:t>Resultados obtidos:</w:t>
            </w:r>
          </w:p>
        </w:tc>
        <w:tc>
          <w:tcPr>
            <w:tcW w:w="7365" w:type="dxa"/>
            <w:tcBorders>
              <w:top w:val="single" w:sz="4" w:space="0" w:color="auto"/>
              <w:left w:val="single" w:sz="4" w:space="0" w:color="auto"/>
              <w:bottom w:val="single" w:sz="4" w:space="0" w:color="auto"/>
              <w:right w:val="single" w:sz="4" w:space="0" w:color="auto"/>
            </w:tcBorders>
            <w:vAlign w:val="center"/>
          </w:tcPr>
          <w:p w14:paraId="23558D06" w14:textId="77777777" w:rsidR="00A34AF1" w:rsidRDefault="00A34AF1">
            <w:pPr>
              <w:spacing w:after="0" w:line="240" w:lineRule="auto"/>
            </w:pPr>
            <w:r>
              <w:t>Os resultados indicam que a inclusão de informações de volatilidade implícita melhora significativamente a qualidade das previsões em relação a modelos que utilizam apenas dados históricos.</w:t>
            </w:r>
          </w:p>
          <w:p w14:paraId="240FF340" w14:textId="77777777" w:rsidR="00A34AF1" w:rsidRDefault="00A34AF1">
            <w:pPr>
              <w:spacing w:after="0" w:line="240" w:lineRule="auto"/>
            </w:pPr>
          </w:p>
        </w:tc>
      </w:tr>
      <w:tr w:rsidR="00A34AF1" w:rsidRPr="00A34AF1" w14:paraId="0211B4D9"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29C4E938" w14:textId="77777777" w:rsidR="00A34AF1" w:rsidRDefault="00A34AF1">
            <w:pPr>
              <w:spacing w:after="0" w:line="240" w:lineRule="auto"/>
            </w:pPr>
            <w:r>
              <w:t>Conclusão:</w:t>
            </w:r>
          </w:p>
        </w:tc>
        <w:tc>
          <w:tcPr>
            <w:tcW w:w="7365" w:type="dxa"/>
            <w:tcBorders>
              <w:top w:val="single" w:sz="4" w:space="0" w:color="auto"/>
              <w:left w:val="single" w:sz="4" w:space="0" w:color="auto"/>
              <w:bottom w:val="single" w:sz="4" w:space="0" w:color="auto"/>
              <w:right w:val="single" w:sz="4" w:space="0" w:color="auto"/>
            </w:tcBorders>
            <w:vAlign w:val="center"/>
          </w:tcPr>
          <w:p w14:paraId="0233E117" w14:textId="77777777" w:rsidR="00A34AF1" w:rsidRDefault="00A34AF1">
            <w:pPr>
              <w:spacing w:after="0" w:line="240" w:lineRule="auto"/>
            </w:pPr>
            <w:r>
              <w:t>Conclui-se que a combinação de volatilidade implícita e realizada é eficaz para melhorar a previsão de risco de mercado, contribuindo para decisões mais precisas em contextos financeiros.</w:t>
            </w:r>
          </w:p>
          <w:p w14:paraId="1B4ED75F" w14:textId="77777777" w:rsidR="00A34AF1" w:rsidRDefault="00A34AF1">
            <w:pPr>
              <w:spacing w:after="0" w:line="240" w:lineRule="auto"/>
            </w:pPr>
          </w:p>
          <w:p w14:paraId="3AA90AD7" w14:textId="77777777" w:rsidR="00A34AF1" w:rsidRDefault="00A34AF1">
            <w:pPr>
              <w:spacing w:after="0" w:line="240" w:lineRule="auto"/>
            </w:pPr>
          </w:p>
        </w:tc>
      </w:tr>
    </w:tbl>
    <w:p w14:paraId="7C539B08" w14:textId="77777777" w:rsidR="00A34AF1" w:rsidRDefault="00A34AF1" w:rsidP="00E95AE5">
      <w:pPr>
        <w:tabs>
          <w:tab w:val="left" w:pos="3945"/>
        </w:tabs>
        <w:autoSpaceDE w:val="0"/>
        <w:autoSpaceDN w:val="0"/>
        <w:adjustRightInd w:val="0"/>
        <w:spacing w:after="0"/>
        <w:contextualSpacing/>
        <w:jc w:val="center"/>
        <w:rPr>
          <w:b/>
          <w:szCs w:val="24"/>
        </w:rPr>
      </w:pPr>
    </w:p>
    <w:p w14:paraId="5CD3782E" w14:textId="77777777" w:rsidR="00971877" w:rsidRDefault="00971877" w:rsidP="00E95AE5">
      <w:pPr>
        <w:tabs>
          <w:tab w:val="left" w:pos="3945"/>
        </w:tabs>
        <w:autoSpaceDE w:val="0"/>
        <w:autoSpaceDN w:val="0"/>
        <w:adjustRightInd w:val="0"/>
        <w:spacing w:after="0"/>
        <w:contextualSpacing/>
        <w:jc w:val="center"/>
        <w:rPr>
          <w:b/>
          <w:szCs w:val="24"/>
        </w:rPr>
      </w:pPr>
    </w:p>
    <w:p w14:paraId="6BD7F1BA" w14:textId="77777777" w:rsidR="00971877" w:rsidRDefault="00971877" w:rsidP="00E95AE5">
      <w:pPr>
        <w:tabs>
          <w:tab w:val="left" w:pos="3945"/>
        </w:tabs>
        <w:autoSpaceDE w:val="0"/>
        <w:autoSpaceDN w:val="0"/>
        <w:adjustRightInd w:val="0"/>
        <w:spacing w:after="0"/>
        <w:contextualSpacing/>
        <w:jc w:val="center"/>
        <w:rPr>
          <w:b/>
          <w:szCs w:val="24"/>
        </w:rPr>
      </w:pPr>
    </w:p>
    <w:p w14:paraId="6A6B25FE" w14:textId="77777777" w:rsidR="00E95AE5" w:rsidRDefault="00E95AE5" w:rsidP="00E95AE5">
      <w:pPr>
        <w:tabs>
          <w:tab w:val="left" w:pos="3945"/>
        </w:tabs>
        <w:autoSpaceDE w:val="0"/>
        <w:autoSpaceDN w:val="0"/>
        <w:adjustRightInd w:val="0"/>
        <w:spacing w:after="0"/>
        <w:contextualSpacing/>
        <w:jc w:val="center"/>
        <w:rPr>
          <w:b/>
          <w:szCs w:val="24"/>
        </w:rPr>
      </w:pPr>
      <w:r>
        <w:rPr>
          <w:b/>
          <w:szCs w:val="24"/>
        </w:rPr>
        <w:lastRenderedPageBreak/>
        <w:t>APÊNDICE B</w:t>
      </w:r>
      <w:r>
        <w:rPr>
          <w:szCs w:val="24"/>
        </w:rPr>
        <w:t xml:space="preserve"> </w:t>
      </w:r>
      <w:r>
        <w:rPr>
          <w:b/>
          <w:szCs w:val="24"/>
        </w:rPr>
        <w:t>– Fichamento 2</w:t>
      </w:r>
    </w:p>
    <w:p w14:paraId="2B9D635B" w14:textId="77777777" w:rsidR="00A34AF1" w:rsidRDefault="00A34AF1" w:rsidP="00A34AF1">
      <w:pPr>
        <w:shd w:val="clear" w:color="auto" w:fill="000000" w:themeFill="text1"/>
        <w:spacing w:after="0" w:line="240" w:lineRule="auto"/>
        <w:jc w:val="center"/>
        <w:rPr>
          <w:rFonts w:ascii="Calibri" w:hAnsi="Calibri" w:cs="Calibri"/>
          <w:b/>
          <w:bCs/>
          <w:sz w:val="22"/>
        </w:rPr>
      </w:pPr>
      <w:r>
        <w:rPr>
          <w:rFonts w:ascii="Calibri" w:hAnsi="Calibri" w:cs="Calibri"/>
          <w:b/>
          <w:bCs/>
        </w:rPr>
        <w:t>FICHAMENTO TÉCNICO #002</w:t>
      </w:r>
    </w:p>
    <w:tbl>
      <w:tblPr>
        <w:tblStyle w:val="TableGrid"/>
        <w:tblW w:w="0" w:type="auto"/>
        <w:tblLook w:val="04A0" w:firstRow="1" w:lastRow="0" w:firstColumn="1" w:lastColumn="0" w:noHBand="0" w:noVBand="1"/>
      </w:tblPr>
      <w:tblGrid>
        <w:gridCol w:w="2194"/>
        <w:gridCol w:w="6867"/>
      </w:tblGrid>
      <w:tr w:rsidR="00A34AF1" w:rsidRPr="00A34AF1" w14:paraId="7F202178"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4FF96AFB" w14:textId="77777777" w:rsidR="00A34AF1" w:rsidRDefault="00A34AF1">
            <w:pPr>
              <w:spacing w:after="0" w:line="240" w:lineRule="auto"/>
              <w:rPr>
                <w:rFonts w:asciiTheme="minorHAnsi" w:hAnsiTheme="minorHAnsi" w:cstheme="minorBidi"/>
              </w:rPr>
            </w:pPr>
            <w:r>
              <w:t>Referência: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2E89FF9E" w14:textId="77777777" w:rsidR="00A34AF1" w:rsidRDefault="00A34AF1">
            <w:pPr>
              <w:spacing w:after="0" w:line="240" w:lineRule="auto"/>
            </w:pPr>
            <w:r>
              <w:t xml:space="preserve">MOLLICA, Marcos Antonio. Value-at-Risk: uma aplicação para o mercado brasileiro. 1999. Dissertação (Mestrado em Economia) - Escola de Pós-Graduação em Economia, Fundação Getulio Vargas, Rio de Janeiro, 1999.</w:t>
            </w:r>
          </w:p>
        </w:tc>
      </w:tr>
      <w:tr w:rsidR="00A34AF1" w:rsidRPr="00A34AF1" w14:paraId="1D36EEF1"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0EB0E6F7" w14:textId="77777777" w:rsidR="00A34AF1" w:rsidRDefault="00A34AF1">
            <w:pPr>
              <w:spacing w:after="0" w:line="240" w:lineRule="auto"/>
            </w:pPr>
            <w:r>
              <w:t>Base de dados consultada: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33995AA3" w14:textId="77777777" w:rsidR="00A34AF1" w:rsidRDefault="00A34AF1">
            <w:pPr>
              <w:spacing w:after="0" w:line="240" w:lineRule="auto"/>
            </w:pPr>
            <w:r>
              <w:t xml:space="preserve">Repositório institucional da Fundação Getulio Vargas (FGV).</w:t>
            </w:r>
          </w:p>
        </w:tc>
      </w:tr>
      <w:tr w:rsidR="00A34AF1" w:rsidRPr="00A34AF1" w14:paraId="1258B251"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5F795137" w14:textId="77777777" w:rsidR="00A34AF1" w:rsidRDefault="00A34AF1">
            <w:pPr>
              <w:spacing w:after="0" w:line="240" w:lineRule="auto"/>
            </w:pPr>
            <w:r>
              <w:t>Critérios de inclusão e exclusão:</w:t>
            </w:r>
          </w:p>
        </w:tc>
        <w:tc>
          <w:tcPr>
            <w:tcW w:w="7365" w:type="dxa"/>
            <w:tcBorders>
              <w:top w:val="single" w:sz="4" w:space="0" w:color="auto"/>
              <w:left w:val="single" w:sz="4" w:space="0" w:color="auto"/>
              <w:bottom w:val="single" w:sz="4" w:space="0" w:color="auto"/>
              <w:right w:val="single" w:sz="4" w:space="0" w:color="auto"/>
            </w:tcBorders>
            <w:vAlign w:val="center"/>
            <w:hideMark/>
          </w:tcPr>
          <w:p w14:paraId="4C2D97A0" w14:textId="77777777" w:rsidR="00A34AF1" w:rsidRDefault="00A34AF1">
            <w:pPr>
              <w:spacing w:after="0" w:line="240" w:lineRule="auto"/>
            </w:pPr>
            <w:r>
              <w:t>Foram incluídos estudos que abordam métricas quantitativas de risco financeiro com aplicação prática ao mercado brasileiro, sendo excluídos trabalhos sem validação empírica ou sem foco em risco de mercado.</w:t>
            </w:r>
          </w:p>
          <w:p w14:paraId="0C1EBD81" w14:textId="77777777" w:rsidR="00A34AF1" w:rsidRDefault="00A34AF1">
            <w:pPr>
              <w:spacing w:after="0" w:line="240" w:lineRule="auto"/>
            </w:pPr>
          </w:p>
        </w:tc>
      </w:tr>
      <w:tr w:rsidR="00A34AF1" w:rsidRPr="00A34AF1" w14:paraId="6609BD15"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6FBD8698" w14:textId="77777777" w:rsidR="00A34AF1" w:rsidRDefault="00A34AF1">
            <w:pPr>
              <w:spacing w:after="0" w:line="240" w:lineRule="auto"/>
            </w:pPr>
            <w:r>
              <w:t>Critérios de qualificação / fator de impacto:</w:t>
            </w:r>
          </w:p>
        </w:tc>
        <w:tc>
          <w:tcPr>
            <w:tcW w:w="7365" w:type="dxa"/>
            <w:tcBorders>
              <w:top w:val="single" w:sz="4" w:space="0" w:color="auto"/>
              <w:left w:val="single" w:sz="4" w:space="0" w:color="auto"/>
              <w:bottom w:val="single" w:sz="4" w:space="0" w:color="auto"/>
              <w:right w:val="single" w:sz="4" w:space="0" w:color="auto"/>
            </w:tcBorders>
            <w:vAlign w:val="center"/>
            <w:hideMark/>
          </w:tcPr>
          <w:p w14:paraId="54E165C3" w14:textId="77777777" w:rsidR="00A34AF1" w:rsidRDefault="00A34AF1">
            <w:pPr>
              <w:spacing w:after="0" w:line="240" w:lineRule="auto"/>
            </w:pPr>
            <w:r>
              <w:t xml:space="preserve">O estudo foi selecionado por sua relevância no contexto brasileiro e pela credibilidade institucional da FGV, sendo amplamente referenciado em pesquisas posteriores sobre VaR no Brasil.</w:t>
            </w:r>
          </w:p>
        </w:tc>
      </w:tr>
      <w:tr w:rsidR="00A34AF1" w:rsidRPr="00A34AF1" w14:paraId="317E0948"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1EA7C744" w14:textId="77777777" w:rsidR="00A34AF1" w:rsidRDefault="00A34AF1">
            <w:pPr>
              <w:spacing w:after="0" w:line="240" w:lineRule="auto"/>
            </w:pPr>
            <w:r>
              <w:t>Palavras-chave:</w:t>
            </w:r>
          </w:p>
        </w:tc>
        <w:tc>
          <w:tcPr>
            <w:tcW w:w="7365" w:type="dxa"/>
            <w:tcBorders>
              <w:top w:val="single" w:sz="4" w:space="0" w:color="auto"/>
              <w:left w:val="single" w:sz="4" w:space="0" w:color="auto"/>
              <w:bottom w:val="single" w:sz="4" w:space="0" w:color="auto"/>
              <w:right w:val="single" w:sz="4" w:space="0" w:color="auto"/>
            </w:tcBorders>
            <w:vAlign w:val="center"/>
            <w:hideMark/>
          </w:tcPr>
          <w:p w14:paraId="2594401D" w14:textId="77777777" w:rsidR="00A34AF1" w:rsidRDefault="00A34AF1">
            <w:pPr>
              <w:spacing w:after="0" w:line="240" w:lineRule="auto"/>
            </w:pPr>
            <w:r>
              <w:t xml:space="preserve">Value at Risk, risco de mercado, volatilidade, GARCH, finanças quantitativas.</w:t>
            </w:r>
          </w:p>
          <w:p w14:paraId="436C6C28" w14:textId="77777777" w:rsidR="00A34AF1" w:rsidRDefault="00A34AF1">
            <w:pPr>
              <w:spacing w:after="0" w:line="240" w:lineRule="auto"/>
            </w:pPr>
          </w:p>
        </w:tc>
      </w:tr>
      <w:tr w:rsidR="00A34AF1" w:rsidRPr="00A34AF1" w14:paraId="10D8A6A6"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4B36E553" w14:textId="77777777" w:rsidR="00A34AF1" w:rsidRDefault="00A34AF1">
            <w:pPr>
              <w:spacing w:after="0" w:line="240" w:lineRule="auto"/>
            </w:pPr>
            <w:r>
              <w:t>Objeto da pesquisa:</w:t>
            </w:r>
          </w:p>
        </w:tc>
        <w:tc>
          <w:tcPr>
            <w:tcW w:w="7365" w:type="dxa"/>
            <w:tcBorders>
              <w:top w:val="single" w:sz="4" w:space="0" w:color="auto"/>
              <w:left w:val="single" w:sz="4" w:space="0" w:color="auto"/>
              <w:bottom w:val="single" w:sz="4" w:space="0" w:color="auto"/>
              <w:right w:val="single" w:sz="4" w:space="0" w:color="auto"/>
            </w:tcBorders>
            <w:vAlign w:val="center"/>
          </w:tcPr>
          <w:p w14:paraId="140876A6" w14:textId="77777777" w:rsidR="00A34AF1" w:rsidRDefault="00A34AF1">
            <w:pPr>
              <w:spacing w:after="0" w:line="240" w:lineRule="auto"/>
            </w:pPr>
            <w:r>
              <w:t xml:space="preserve">O trabalho tem como objeto a aplicação e a avaliação do modelo Value at Risk na mensuração de risco no mercado brasileiro, analisando sua eficácia na previsão de perdas financeiras.</w:t>
            </w:r>
          </w:p>
          <w:p w14:paraId="23BC7B73" w14:textId="77777777" w:rsidR="00A34AF1" w:rsidRDefault="00A34AF1">
            <w:pPr>
              <w:spacing w:after="0" w:line="240" w:lineRule="auto"/>
            </w:pPr>
          </w:p>
        </w:tc>
      </w:tr>
      <w:tr w:rsidR="00A34AF1" w:rsidRPr="00A34AF1" w14:paraId="6FD7E217" w14:textId="77777777">
        <w:trPr>
          <w:trHeight w:val="976"/>
        </w:trPr>
        <w:tc>
          <w:tcPr>
            <w:tcW w:w="2263" w:type="dxa"/>
            <w:tcBorders>
              <w:top w:val="single" w:sz="4" w:space="0" w:color="auto"/>
              <w:left w:val="single" w:sz="4" w:space="0" w:color="auto"/>
              <w:bottom w:val="single" w:sz="4" w:space="0" w:color="auto"/>
              <w:right w:val="single" w:sz="4" w:space="0" w:color="auto"/>
            </w:tcBorders>
            <w:vAlign w:val="center"/>
            <w:hideMark/>
          </w:tcPr>
          <w:p w14:paraId="627DE6CD" w14:textId="77777777" w:rsidR="00A34AF1" w:rsidRDefault="00A34AF1">
            <w:pPr>
              <w:spacing w:after="0" w:line="240" w:lineRule="auto"/>
            </w:pPr>
            <w:r>
              <w:t>Problema de pesquisa / Situação-problema: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130C1EAB" w14:textId="77777777" w:rsidR="00A34AF1" w:rsidRDefault="00A34AF1">
            <w:pPr>
              <w:spacing w:after="0" w:line="240" w:lineRule="auto"/>
            </w:pPr>
            <w:r>
              <w:t>Em mercados emergentes como o brasileiro, a mensuração do risco de mercado enfrenta desafios adicionais devido a maior volatilidade, choques externos e mudanças estruturais, exigindo modelos capazes de capturar tais características.</w:t>
            </w:r>
          </w:p>
          <w:p w14:paraId="53013194" w14:textId="77777777" w:rsidR="00A34AF1" w:rsidRDefault="00A34AF1">
            <w:pPr>
              <w:spacing w:after="0" w:line="240" w:lineRule="auto"/>
            </w:pPr>
          </w:p>
        </w:tc>
      </w:tr>
      <w:tr w:rsidR="00A34AF1" w:rsidRPr="00A34AF1" w14:paraId="34978071"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480978B4" w14:textId="77777777" w:rsidR="00A34AF1" w:rsidRDefault="00A34AF1">
            <w:pPr>
              <w:spacing w:after="0" w:line="240" w:lineRule="auto"/>
            </w:pPr>
            <w:r>
              <w:t>Objetivos:</w:t>
            </w:r>
          </w:p>
        </w:tc>
        <w:tc>
          <w:tcPr>
            <w:tcW w:w="7365" w:type="dxa"/>
            <w:tcBorders>
              <w:top w:val="single" w:sz="4" w:space="0" w:color="auto"/>
              <w:left w:val="single" w:sz="4" w:space="0" w:color="auto"/>
              <w:bottom w:val="single" w:sz="4" w:space="0" w:color="auto"/>
              <w:right w:val="single" w:sz="4" w:space="0" w:color="auto"/>
            </w:tcBorders>
            <w:vAlign w:val="center"/>
          </w:tcPr>
          <w:p w14:paraId="2E685E0B" w14:textId="77777777" w:rsidR="00A34AF1" w:rsidRDefault="00A34AF1">
            <w:pPr>
              <w:spacing w:after="0" w:line="240" w:lineRule="auto"/>
            </w:pPr>
            <w:r>
              <w:t xml:space="preserve">Aplicar o modelo VaR ao mercado brasileiro, comparando diferentes abordagens (paramétrica, histórica e por simulação) e avaliando sua aderência por meio de procedimentos formais de backtesting.</w:t>
            </w:r>
          </w:p>
          <w:p w14:paraId="74EC9EDD" w14:textId="77777777" w:rsidR="00A34AF1" w:rsidRDefault="00A34AF1">
            <w:pPr>
              <w:spacing w:after="0" w:line="240" w:lineRule="auto"/>
            </w:pPr>
          </w:p>
        </w:tc>
      </w:tr>
      <w:tr w:rsidR="00A34AF1" w:rsidRPr="00A34AF1" w14:paraId="29D4A607"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33274824" w14:textId="77777777" w:rsidR="00A34AF1" w:rsidRDefault="00A34AF1">
            <w:pPr>
              <w:spacing w:after="0" w:line="240" w:lineRule="auto"/>
            </w:pPr>
            <w:r>
              <w:t>Metodologia:</w:t>
            </w:r>
          </w:p>
        </w:tc>
        <w:tc>
          <w:tcPr>
            <w:tcW w:w="7365" w:type="dxa"/>
            <w:tcBorders>
              <w:top w:val="single" w:sz="4" w:space="0" w:color="auto"/>
              <w:left w:val="single" w:sz="4" w:space="0" w:color="auto"/>
              <w:bottom w:val="single" w:sz="4" w:space="0" w:color="auto"/>
              <w:right w:val="single" w:sz="4" w:space="0" w:color="auto"/>
            </w:tcBorders>
            <w:vAlign w:val="center"/>
          </w:tcPr>
          <w:p w14:paraId="050765CC" w14:textId="77777777" w:rsidR="00A34AF1" w:rsidRDefault="00A34AF1">
            <w:pPr>
              <w:spacing w:after="0" w:line="240" w:lineRule="auto"/>
            </w:pPr>
            <w:r>
              <w:t xml:space="preserve">Cálculo do VaR por três abordagens (paramétrica, simulação histórica e Monte Carlo) sobre carteiras compostas por ativos brasileiros, com validação por testes de cobertura de violações (proporção de exceções observadas vs. nominais).</w:t>
            </w:r>
          </w:p>
          <w:p w14:paraId="07D8F8FD" w14:textId="77777777" w:rsidR="00A34AF1" w:rsidRDefault="00A34AF1">
            <w:pPr>
              <w:spacing w:after="0" w:line="240" w:lineRule="auto"/>
            </w:pPr>
          </w:p>
        </w:tc>
      </w:tr>
      <w:tr w:rsidR="00A34AF1" w:rsidRPr="00A34AF1" w14:paraId="330AC2E1"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5DF22326" w14:textId="77777777" w:rsidR="00A34AF1" w:rsidRDefault="00A34AF1">
            <w:pPr>
              <w:spacing w:after="0" w:line="240" w:lineRule="auto"/>
            </w:pPr>
            <w:r>
              <w:t>Resultados obtidos:</w:t>
            </w:r>
          </w:p>
        </w:tc>
        <w:tc>
          <w:tcPr>
            <w:tcW w:w="7365" w:type="dxa"/>
            <w:tcBorders>
              <w:top w:val="single" w:sz="4" w:space="0" w:color="auto"/>
              <w:left w:val="single" w:sz="4" w:space="0" w:color="auto"/>
              <w:bottom w:val="single" w:sz="4" w:space="0" w:color="auto"/>
              <w:right w:val="single" w:sz="4" w:space="0" w:color="auto"/>
            </w:tcBorders>
            <w:vAlign w:val="center"/>
          </w:tcPr>
          <w:p w14:paraId="2D3B4305" w14:textId="77777777" w:rsidR="00A34AF1" w:rsidRDefault="00A34AF1">
            <w:pPr>
              <w:spacing w:after="0" w:line="240" w:lineRule="auto"/>
            </w:pPr>
            <w:r>
              <w:t xml:space="preserve">Os resultados indicam que abordagens semiparamétricas e por simulação tendem a apresentar melhor desempenho em mercados com caudas pesadas do que a abordagem paramétrica clássica baseada em normalidade.</w:t>
            </w:r>
          </w:p>
          <w:p w14:paraId="5586E4F7" w14:textId="77777777" w:rsidR="00A34AF1" w:rsidRDefault="00A34AF1">
            <w:pPr>
              <w:spacing w:after="0" w:line="240" w:lineRule="auto"/>
            </w:pPr>
          </w:p>
        </w:tc>
      </w:tr>
      <w:tr w:rsidR="00A34AF1" w:rsidRPr="00A34AF1" w14:paraId="3FE35B22"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3EE301D6" w14:textId="77777777" w:rsidR="00A34AF1" w:rsidRDefault="00A34AF1">
            <w:pPr>
              <w:spacing w:after="0" w:line="240" w:lineRule="auto"/>
            </w:pPr>
            <w:r>
              <w:t>Conclusão:</w:t>
            </w:r>
          </w:p>
        </w:tc>
        <w:tc>
          <w:tcPr>
            <w:tcW w:w="7365" w:type="dxa"/>
            <w:tcBorders>
              <w:top w:val="single" w:sz="4" w:space="0" w:color="auto"/>
              <w:left w:val="single" w:sz="4" w:space="0" w:color="auto"/>
              <w:bottom w:val="single" w:sz="4" w:space="0" w:color="auto"/>
              <w:right w:val="single" w:sz="4" w:space="0" w:color="auto"/>
            </w:tcBorders>
            <w:vAlign w:val="center"/>
          </w:tcPr>
          <w:p w14:paraId="25CA4F40" w14:textId="77777777" w:rsidR="00A34AF1" w:rsidRDefault="00A34AF1">
            <w:pPr>
              <w:spacing w:after="0" w:line="240" w:lineRule="auto"/>
            </w:pPr>
            <w:r>
              <w:t xml:space="preserve">Conclui-se que o VaR é uma ferramenta útil para a gestão de risco no mercado brasileiro, mas que a escolha da metodologia deve considerar as características empíricas dos retornos, em particular caudas pesadas e clusterização de volatilidade.</w:t>
            </w:r>
          </w:p>
          <w:p w14:paraId="5D4F224A" w14:textId="77777777" w:rsidR="00A34AF1" w:rsidRDefault="00A34AF1">
            <w:pPr>
              <w:spacing w:after="0" w:line="240" w:lineRule="auto"/>
            </w:pPr>
          </w:p>
        </w:tc>
      </w:tr>
    </w:tbl>
    <w:p w14:paraId="102BF08F" w14:textId="77777777" w:rsidR="00E95AE5" w:rsidRDefault="00E95AE5">
      <w:pPr>
        <w:spacing w:after="0" w:line="240" w:lineRule="auto"/>
        <w:rPr>
          <w:b/>
          <w:szCs w:val="24"/>
        </w:rPr>
      </w:pPr>
    </w:p>
    <w:p w14:paraId="00B86330" w14:textId="77777777" w:rsidR="00E95AE5" w:rsidRDefault="00E95AE5" w:rsidP="00E95AE5">
      <w:pPr>
        <w:tabs>
          <w:tab w:val="left" w:pos="3945"/>
        </w:tabs>
        <w:autoSpaceDE w:val="0"/>
        <w:autoSpaceDN w:val="0"/>
        <w:adjustRightInd w:val="0"/>
        <w:spacing w:after="0"/>
        <w:contextualSpacing/>
        <w:jc w:val="center"/>
        <w:rPr>
          <w:b/>
          <w:szCs w:val="24"/>
        </w:rPr>
      </w:pPr>
    </w:p>
    <w:p w14:paraId="6D69955E" w14:textId="77777777" w:rsidR="00971877" w:rsidRDefault="00971877" w:rsidP="00E95AE5">
      <w:pPr>
        <w:tabs>
          <w:tab w:val="left" w:pos="3945"/>
        </w:tabs>
        <w:autoSpaceDE w:val="0"/>
        <w:autoSpaceDN w:val="0"/>
        <w:adjustRightInd w:val="0"/>
        <w:spacing w:after="0"/>
        <w:contextualSpacing/>
        <w:jc w:val="center"/>
        <w:rPr>
          <w:b/>
          <w:szCs w:val="24"/>
        </w:rPr>
      </w:pPr>
    </w:p>
    <w:p w14:paraId="7E6171EB" w14:textId="77777777" w:rsidR="00971877" w:rsidRDefault="00971877" w:rsidP="00E95AE5">
      <w:pPr>
        <w:tabs>
          <w:tab w:val="left" w:pos="3945"/>
        </w:tabs>
        <w:autoSpaceDE w:val="0"/>
        <w:autoSpaceDN w:val="0"/>
        <w:adjustRightInd w:val="0"/>
        <w:spacing w:after="0"/>
        <w:contextualSpacing/>
        <w:jc w:val="center"/>
        <w:rPr>
          <w:b/>
          <w:szCs w:val="24"/>
        </w:rPr>
      </w:pPr>
    </w:p>
    <w:p w14:paraId="1FE14640" w14:textId="77777777" w:rsidR="00E95AE5" w:rsidRDefault="00E95AE5" w:rsidP="00E95AE5">
      <w:pPr>
        <w:tabs>
          <w:tab w:val="left" w:pos="3885"/>
          <w:tab w:val="left" w:pos="3945"/>
        </w:tabs>
        <w:autoSpaceDE w:val="0"/>
        <w:autoSpaceDN w:val="0"/>
        <w:adjustRightInd w:val="0"/>
        <w:spacing w:after="0"/>
        <w:contextualSpacing/>
        <w:jc w:val="center"/>
        <w:rPr>
          <w:b/>
          <w:szCs w:val="24"/>
        </w:rPr>
      </w:pPr>
      <w:r>
        <w:rPr>
          <w:b/>
          <w:szCs w:val="24"/>
        </w:rPr>
        <w:lastRenderedPageBreak/>
        <w:t>APÊNDICE C</w:t>
      </w:r>
      <w:r>
        <w:rPr>
          <w:szCs w:val="24"/>
        </w:rPr>
        <w:t xml:space="preserve"> </w:t>
      </w:r>
      <w:r>
        <w:rPr>
          <w:b/>
          <w:szCs w:val="24"/>
        </w:rPr>
        <w:t>– Fichamento 3</w:t>
      </w:r>
    </w:p>
    <w:p w14:paraId="2050D281" w14:textId="77777777" w:rsidR="00A34AF1" w:rsidRDefault="00A34AF1" w:rsidP="00A34AF1">
      <w:pPr>
        <w:shd w:val="clear" w:color="auto" w:fill="000000" w:themeFill="text1"/>
        <w:spacing w:after="0" w:line="240" w:lineRule="auto"/>
        <w:jc w:val="center"/>
        <w:rPr>
          <w:rFonts w:ascii="Calibri" w:hAnsi="Calibri" w:cs="Calibri"/>
          <w:b/>
          <w:bCs/>
          <w:sz w:val="22"/>
        </w:rPr>
      </w:pPr>
      <w:r>
        <w:rPr>
          <w:rFonts w:ascii="Calibri" w:hAnsi="Calibri" w:cs="Calibri"/>
          <w:b/>
          <w:bCs/>
        </w:rPr>
        <w:t>FICHAMENTO TÉCNICO #003</w:t>
      </w:r>
    </w:p>
    <w:tbl>
      <w:tblPr>
        <w:tblStyle w:val="TableGrid"/>
        <w:tblW w:w="0" w:type="auto"/>
        <w:tblLook w:val="04A0" w:firstRow="1" w:lastRow="0" w:firstColumn="1" w:lastColumn="0" w:noHBand="0" w:noVBand="1"/>
      </w:tblPr>
      <w:tblGrid>
        <w:gridCol w:w="2094"/>
        <w:gridCol w:w="6967"/>
      </w:tblGrid>
      <w:tr w:rsidR="00A34AF1" w14:paraId="6FEBECFB"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57A85CC1" w14:textId="77777777" w:rsidR="00A34AF1" w:rsidRDefault="00A34AF1">
            <w:pPr>
              <w:spacing w:after="0" w:line="240" w:lineRule="auto"/>
              <w:rPr>
                <w:rFonts w:asciiTheme="minorHAnsi" w:hAnsiTheme="minorHAnsi" w:cstheme="minorBidi"/>
              </w:rPr>
            </w:pPr>
            <w:r>
              <w:t>Referência: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70FB334C" w14:textId="77777777" w:rsidR="00A34AF1" w:rsidRDefault="00A34AF1">
            <w:pPr>
              <w:spacing w:after="0" w:line="240" w:lineRule="auto"/>
            </w:pPr>
            <w:r>
              <w:rPr>
                <w:lang w:val="en-US"/>
              </w:rPr>
              <w:t xml:space="preserve">RABBANI, M. R. et al. Financial Risk Forecasting Using AI: Hybrid Econometric–Machine Learning Approaches. The Critical Review of Social Sciences Studies, v. 3, n. 4, p. 795–809, 2025. </w:t>
            </w:r>
            <w:r>
              <w:t>DOI: 10.59075/smv2vj25. Disponível em: https://thecrsss.com/index.php/Journal/article/view/987. Acesso em: 17 mar. 2026.</w:t>
            </w:r>
          </w:p>
        </w:tc>
      </w:tr>
      <w:tr w:rsidR="00A34AF1" w14:paraId="5BE7821A"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48EF5B7C" w14:textId="77777777" w:rsidR="00A34AF1" w:rsidRDefault="00A34AF1">
            <w:pPr>
              <w:spacing w:after="0" w:line="240" w:lineRule="auto"/>
            </w:pPr>
            <w:r>
              <w:t>Base de dados consultada: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7E534769" w14:textId="74F97B8B" w:rsidR="00A34AF1" w:rsidRDefault="00A34AF1">
            <w:pPr>
              <w:spacing w:after="0" w:line="240" w:lineRule="auto"/>
            </w:pPr>
            <w:r>
              <w:t xml:space="preserve">Periódico The Critical Review of Social Sciences Studies (acesso direto pelo site).</w:t>
            </w:r>
          </w:p>
        </w:tc>
      </w:tr>
      <w:tr w:rsidR="00A34AF1" w:rsidRPr="00A34AF1" w14:paraId="72C009CE"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5B76FC21" w14:textId="77777777" w:rsidR="00A34AF1" w:rsidRDefault="00A34AF1">
            <w:pPr>
              <w:spacing w:after="0" w:line="240" w:lineRule="auto"/>
            </w:pPr>
            <w:r>
              <w:t>Critérios de inclusão e exclusão:</w:t>
            </w:r>
          </w:p>
        </w:tc>
        <w:tc>
          <w:tcPr>
            <w:tcW w:w="7365" w:type="dxa"/>
            <w:tcBorders>
              <w:top w:val="single" w:sz="4" w:space="0" w:color="auto"/>
              <w:left w:val="single" w:sz="4" w:space="0" w:color="auto"/>
              <w:bottom w:val="single" w:sz="4" w:space="0" w:color="auto"/>
              <w:right w:val="single" w:sz="4" w:space="0" w:color="auto"/>
            </w:tcBorders>
            <w:vAlign w:val="center"/>
            <w:hideMark/>
          </w:tcPr>
          <w:p w14:paraId="4533E409" w14:textId="6172321D" w:rsidR="00A34AF1" w:rsidRDefault="00A34AF1">
            <w:pPr>
              <w:spacing w:after="0" w:line="240" w:lineRule="auto"/>
            </w:pPr>
            <w:r>
              <w:t xml:space="preserve">Foram incluídos artigos recentes que utilizam inteligência artificial e deep learning na previsão de risco financeiro e volatilidade, sendo excluídos estudos que não apresentam aplicação prática ou integração com modelos quantitativos.</w:t>
            </w:r>
          </w:p>
        </w:tc>
      </w:tr>
      <w:tr w:rsidR="00A34AF1" w:rsidRPr="00A34AF1" w14:paraId="6EA17D9F"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4C450A30" w14:textId="77777777" w:rsidR="00A34AF1" w:rsidRDefault="00A34AF1">
            <w:pPr>
              <w:spacing w:after="0" w:line="240" w:lineRule="auto"/>
            </w:pPr>
            <w:r>
              <w:t>Critérios de qualificação / fator de impacto:</w:t>
            </w:r>
          </w:p>
        </w:tc>
        <w:tc>
          <w:tcPr>
            <w:tcW w:w="7365" w:type="dxa"/>
            <w:tcBorders>
              <w:top w:val="single" w:sz="4" w:space="0" w:color="auto"/>
              <w:left w:val="single" w:sz="4" w:space="0" w:color="auto"/>
              <w:bottom w:val="single" w:sz="4" w:space="0" w:color="auto"/>
              <w:right w:val="single" w:sz="4" w:space="0" w:color="auto"/>
            </w:tcBorders>
            <w:vAlign w:val="center"/>
            <w:hideMark/>
          </w:tcPr>
          <w:p w14:paraId="0FA4B213" w14:textId="77777777" w:rsidR="00A34AF1" w:rsidRDefault="00A34AF1">
            <w:pPr>
              <w:spacing w:after="0" w:line="240" w:lineRule="auto"/>
            </w:pPr>
            <w:r>
              <w:t>Estudo selecionado por sua atualidade (2025) e por propor de forma explícita arquiteturas híbridas econometria + machine learning, alinhadas ao núcleo conceitual do TCC.</w:t>
            </w:r>
          </w:p>
          <w:p w14:paraId="3C504630" w14:textId="77777777" w:rsidR="00A34AF1" w:rsidRDefault="00A34AF1">
            <w:pPr>
              <w:spacing w:after="0" w:line="240" w:lineRule="auto"/>
            </w:pPr>
          </w:p>
        </w:tc>
      </w:tr>
      <w:tr w:rsidR="00A34AF1" w:rsidRPr="00931902" w14:paraId="5EC4AE10"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445D22F7" w14:textId="77777777" w:rsidR="00A34AF1" w:rsidRDefault="00A34AF1">
            <w:pPr>
              <w:spacing w:after="0" w:line="240" w:lineRule="auto"/>
            </w:pPr>
            <w:r>
              <w:t>Palavras-chave:</w:t>
            </w:r>
          </w:p>
        </w:tc>
        <w:tc>
          <w:tcPr>
            <w:tcW w:w="7365" w:type="dxa"/>
            <w:tcBorders>
              <w:top w:val="single" w:sz="4" w:space="0" w:color="auto"/>
              <w:left w:val="single" w:sz="4" w:space="0" w:color="auto"/>
              <w:bottom w:val="single" w:sz="4" w:space="0" w:color="auto"/>
              <w:right w:val="single" w:sz="4" w:space="0" w:color="auto"/>
            </w:tcBorders>
            <w:vAlign w:val="center"/>
            <w:hideMark/>
          </w:tcPr>
          <w:p w14:paraId="44132E47" w14:textId="77777777" w:rsidR="00A34AF1" w:rsidRDefault="00A34AF1">
            <w:pPr>
              <w:spacing w:after="0" w:line="240" w:lineRule="auto"/>
              <w:rPr>
                <w:lang w:val="en-US"/>
              </w:rPr>
            </w:pPr>
            <w:r>
              <w:rPr>
                <w:lang w:val="en-US"/>
              </w:rPr>
              <w:t>AI models, econometrics, financial forecasting, hybrid systems, machine learning, risk management.</w:t>
            </w:r>
          </w:p>
          <w:p w14:paraId="2EE33DC0" w14:textId="77777777" w:rsidR="00A34AF1" w:rsidRPr="00A34AF1" w:rsidRDefault="00A34AF1">
            <w:pPr>
              <w:spacing w:after="0" w:line="240" w:lineRule="auto"/>
              <w:rPr>
                <w:lang w:val="en-US"/>
              </w:rPr>
            </w:pPr>
          </w:p>
        </w:tc>
      </w:tr>
      <w:tr w:rsidR="00A34AF1" w:rsidRPr="00A34AF1" w14:paraId="07A7025B"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3A56884F" w14:textId="77777777" w:rsidR="00A34AF1" w:rsidRDefault="00A34AF1">
            <w:pPr>
              <w:spacing w:after="0" w:line="240" w:lineRule="auto"/>
            </w:pPr>
            <w:r>
              <w:t>Objeto da pesquisa:</w:t>
            </w:r>
          </w:p>
        </w:tc>
        <w:tc>
          <w:tcPr>
            <w:tcW w:w="7365" w:type="dxa"/>
            <w:tcBorders>
              <w:top w:val="single" w:sz="4" w:space="0" w:color="auto"/>
              <w:left w:val="single" w:sz="4" w:space="0" w:color="auto"/>
              <w:bottom w:val="single" w:sz="4" w:space="0" w:color="auto"/>
              <w:right w:val="single" w:sz="4" w:space="0" w:color="auto"/>
            </w:tcBorders>
            <w:vAlign w:val="center"/>
          </w:tcPr>
          <w:p w14:paraId="24B81924" w14:textId="77777777" w:rsidR="00A34AF1" w:rsidRDefault="00A34AF1">
            <w:pPr>
              <w:spacing w:after="0" w:line="240" w:lineRule="auto"/>
            </w:pPr>
            <w:r>
              <w:t>O estudo investiga a previsão de risco financeiro e volatilidade de mercado por meio da integração de modelos econométricos tradicionais com técnicas avançadas de inteligência artificial.</w:t>
            </w:r>
          </w:p>
          <w:p w14:paraId="45A936C5" w14:textId="77777777" w:rsidR="00A34AF1" w:rsidRDefault="00A34AF1">
            <w:pPr>
              <w:spacing w:after="0" w:line="240" w:lineRule="auto"/>
            </w:pPr>
          </w:p>
        </w:tc>
      </w:tr>
      <w:tr w:rsidR="00A34AF1" w:rsidRPr="00A34AF1" w14:paraId="66158EF5" w14:textId="77777777">
        <w:trPr>
          <w:trHeight w:val="976"/>
        </w:trPr>
        <w:tc>
          <w:tcPr>
            <w:tcW w:w="2263" w:type="dxa"/>
            <w:tcBorders>
              <w:top w:val="single" w:sz="4" w:space="0" w:color="auto"/>
              <w:left w:val="single" w:sz="4" w:space="0" w:color="auto"/>
              <w:bottom w:val="single" w:sz="4" w:space="0" w:color="auto"/>
              <w:right w:val="single" w:sz="4" w:space="0" w:color="auto"/>
            </w:tcBorders>
            <w:vAlign w:val="center"/>
            <w:hideMark/>
          </w:tcPr>
          <w:p w14:paraId="2D1207EB" w14:textId="77777777" w:rsidR="00A34AF1" w:rsidRDefault="00A34AF1">
            <w:pPr>
              <w:spacing w:after="0" w:line="240" w:lineRule="auto"/>
            </w:pPr>
            <w:r>
              <w:t>Problema de pesquisa / Situação-problema: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27C69851" w14:textId="77777777" w:rsidR="00A34AF1" w:rsidRDefault="00A34AF1">
            <w:pPr>
              <w:spacing w:after="0" w:line="240" w:lineRule="auto"/>
            </w:pPr>
            <w:r>
              <w:t>A crescente complexidade dos sistemas financeiros globais exige métodos mais precisos e adaptativos, uma vez que modelos tradicionais apresentam limitações para capturar relações não lineares e dinâmicas do mercado.</w:t>
            </w:r>
          </w:p>
          <w:p w14:paraId="08CE1C05" w14:textId="77777777" w:rsidR="00A34AF1" w:rsidRDefault="00A34AF1">
            <w:pPr>
              <w:spacing w:after="0" w:line="240" w:lineRule="auto"/>
            </w:pPr>
          </w:p>
        </w:tc>
      </w:tr>
      <w:tr w:rsidR="00A34AF1" w:rsidRPr="00A34AF1" w14:paraId="1CFB217D"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641A2E1C" w14:textId="77777777" w:rsidR="00A34AF1" w:rsidRDefault="00A34AF1">
            <w:pPr>
              <w:spacing w:after="0" w:line="240" w:lineRule="auto"/>
            </w:pPr>
            <w:r>
              <w:t>Objetivos:</w:t>
            </w:r>
          </w:p>
        </w:tc>
        <w:tc>
          <w:tcPr>
            <w:tcW w:w="7365" w:type="dxa"/>
            <w:tcBorders>
              <w:top w:val="single" w:sz="4" w:space="0" w:color="auto"/>
              <w:left w:val="single" w:sz="4" w:space="0" w:color="auto"/>
              <w:bottom w:val="single" w:sz="4" w:space="0" w:color="auto"/>
              <w:right w:val="single" w:sz="4" w:space="0" w:color="auto"/>
            </w:tcBorders>
            <w:vAlign w:val="center"/>
          </w:tcPr>
          <w:p w14:paraId="38E0A3DD" w14:textId="6E5F1D91" w:rsidR="00A34AF1" w:rsidRDefault="00A34AF1">
            <w:pPr>
              <w:spacing w:after="0" w:line="240" w:lineRule="auto"/>
            </w:pPr>
            <w:r>
              <w:t>Desenvolver e avaliar modelos híbridos que combinem econometria e machine learning, buscando aumentar a precisão das previsões de risco e volatilidade e melhorar a análise de dependências dinâmicas nos mercados financeiros.</w:t>
            </w:r>
          </w:p>
        </w:tc>
      </w:tr>
      <w:tr w:rsidR="00A34AF1" w:rsidRPr="00A34AF1" w14:paraId="17028AD1"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694087D5" w14:textId="77777777" w:rsidR="00A34AF1" w:rsidRDefault="00A34AF1">
            <w:pPr>
              <w:spacing w:after="0" w:line="240" w:lineRule="auto"/>
            </w:pPr>
            <w:r>
              <w:t>Metodologia:</w:t>
            </w:r>
          </w:p>
        </w:tc>
        <w:tc>
          <w:tcPr>
            <w:tcW w:w="7365" w:type="dxa"/>
            <w:tcBorders>
              <w:top w:val="single" w:sz="4" w:space="0" w:color="auto"/>
              <w:left w:val="single" w:sz="4" w:space="0" w:color="auto"/>
              <w:bottom w:val="single" w:sz="4" w:space="0" w:color="auto"/>
              <w:right w:val="single" w:sz="4" w:space="0" w:color="auto"/>
            </w:tcBorders>
            <w:vAlign w:val="center"/>
          </w:tcPr>
          <w:p w14:paraId="23052253" w14:textId="44DD06EA" w:rsidR="00A34AF1" w:rsidRDefault="00A34AF1">
            <w:pPr>
              <w:spacing w:after="0" w:line="240" w:lineRule="auto"/>
            </w:pPr>
            <w:r>
              <w:t xml:space="preserve">Aplicação de modelos híbridos como ARIMA–LSTM, GARCH–XGBoost e VAR–Random Forest, utilizando dados históricos financeiros, incluindo índices de ações, taxas de câmbio e indicadores macroeconômicos, para capturar padrões lineares e não lineares.</w:t>
            </w:r>
          </w:p>
        </w:tc>
      </w:tr>
      <w:tr w:rsidR="00A34AF1" w:rsidRPr="00A34AF1" w14:paraId="151CB716"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57944466" w14:textId="77777777" w:rsidR="00A34AF1" w:rsidRDefault="00A34AF1">
            <w:pPr>
              <w:spacing w:after="0" w:line="240" w:lineRule="auto"/>
            </w:pPr>
            <w:r>
              <w:t>Resultados obtidos:</w:t>
            </w:r>
          </w:p>
        </w:tc>
        <w:tc>
          <w:tcPr>
            <w:tcW w:w="7365" w:type="dxa"/>
            <w:tcBorders>
              <w:top w:val="single" w:sz="4" w:space="0" w:color="auto"/>
              <w:left w:val="single" w:sz="4" w:space="0" w:color="auto"/>
              <w:bottom w:val="single" w:sz="4" w:space="0" w:color="auto"/>
              <w:right w:val="single" w:sz="4" w:space="0" w:color="auto"/>
            </w:tcBorders>
            <w:vAlign w:val="center"/>
          </w:tcPr>
          <w:p w14:paraId="17899B6F" w14:textId="22056AC0" w:rsidR="00A34AF1" w:rsidRDefault="00A34AF1">
            <w:pPr>
              <w:spacing w:after="0" w:line="240" w:lineRule="auto"/>
            </w:pPr>
            <w:r>
              <w:t>Os resultados demonstram que os modelos híbridos superam abordagens isoladas, apresentando maior precisão na previsão de volatilidade e risco, além de melhor capacidade de identificar dependências não lineares e interações dinâmicas entre variáveis.</w:t>
            </w:r>
          </w:p>
        </w:tc>
      </w:tr>
      <w:tr w:rsidR="00A34AF1" w:rsidRPr="00A34AF1" w14:paraId="6C729B18"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09A87E98" w14:textId="77777777" w:rsidR="00A34AF1" w:rsidRDefault="00A34AF1">
            <w:pPr>
              <w:spacing w:after="0" w:line="240" w:lineRule="auto"/>
            </w:pPr>
            <w:r>
              <w:t>Conclusão:</w:t>
            </w:r>
          </w:p>
        </w:tc>
        <w:tc>
          <w:tcPr>
            <w:tcW w:w="7365" w:type="dxa"/>
            <w:tcBorders>
              <w:top w:val="single" w:sz="4" w:space="0" w:color="auto"/>
              <w:left w:val="single" w:sz="4" w:space="0" w:color="auto"/>
              <w:bottom w:val="single" w:sz="4" w:space="0" w:color="auto"/>
              <w:right w:val="single" w:sz="4" w:space="0" w:color="auto"/>
            </w:tcBorders>
            <w:vAlign w:val="center"/>
          </w:tcPr>
          <w:p w14:paraId="200D3828" w14:textId="77777777" w:rsidR="00A34AF1" w:rsidRDefault="00A34AF1">
            <w:pPr>
              <w:spacing w:after="0" w:line="240" w:lineRule="auto"/>
            </w:pPr>
            <w:r>
              <w:t>Conclui-se que a integração entre modelos econométricos e inteligência artificial melhora significativamente a previsão de risco financeiro, permitindo uma análise mais robusta e contribuindo para decisões mais informadas por parte de investidores, analistas e formuladores de políticas econômicas.</w:t>
            </w:r>
          </w:p>
          <w:p w14:paraId="36300D14" w14:textId="77777777" w:rsidR="00A34AF1" w:rsidRDefault="00A34AF1">
            <w:pPr>
              <w:spacing w:after="0" w:line="240" w:lineRule="auto"/>
            </w:pPr>
          </w:p>
        </w:tc>
      </w:tr>
    </w:tbl>
    <w:p w14:paraId="1E125371" w14:textId="77777777" w:rsidR="00971877" w:rsidRDefault="00971877" w:rsidP="00E95AE5">
      <w:pPr>
        <w:tabs>
          <w:tab w:val="left" w:pos="3885"/>
          <w:tab w:val="left" w:pos="3945"/>
        </w:tabs>
        <w:autoSpaceDE w:val="0"/>
        <w:autoSpaceDN w:val="0"/>
        <w:adjustRightInd w:val="0"/>
        <w:spacing w:after="0"/>
        <w:contextualSpacing/>
        <w:jc w:val="center"/>
        <w:rPr>
          <w:b/>
          <w:szCs w:val="24"/>
        </w:rPr>
      </w:pPr>
    </w:p>
    <w:p w14:paraId="1FAB171D" w14:textId="77777777" w:rsidR="00971877" w:rsidRDefault="00971877" w:rsidP="00E95AE5">
      <w:pPr>
        <w:tabs>
          <w:tab w:val="left" w:pos="3885"/>
          <w:tab w:val="left" w:pos="3945"/>
        </w:tabs>
        <w:autoSpaceDE w:val="0"/>
        <w:autoSpaceDN w:val="0"/>
        <w:adjustRightInd w:val="0"/>
        <w:spacing w:after="0"/>
        <w:contextualSpacing/>
        <w:jc w:val="center"/>
        <w:rPr>
          <w:b/>
          <w:szCs w:val="24"/>
        </w:rPr>
      </w:pPr>
    </w:p>
    <w:p w14:paraId="4E3FB0CC" w14:textId="77777777" w:rsidR="00971877" w:rsidRDefault="00971877" w:rsidP="00E95AE5">
      <w:pPr>
        <w:tabs>
          <w:tab w:val="left" w:pos="3885"/>
          <w:tab w:val="left" w:pos="3945"/>
        </w:tabs>
        <w:autoSpaceDE w:val="0"/>
        <w:autoSpaceDN w:val="0"/>
        <w:adjustRightInd w:val="0"/>
        <w:spacing w:after="0"/>
        <w:contextualSpacing/>
        <w:jc w:val="center"/>
        <w:rPr>
          <w:b/>
          <w:szCs w:val="24"/>
        </w:rPr>
      </w:pPr>
    </w:p>
    <w:p w14:paraId="4BCDD61A" w14:textId="51FE265B" w:rsidR="00E95AE5" w:rsidRDefault="00E95AE5" w:rsidP="00E95AE5">
      <w:pPr>
        <w:tabs>
          <w:tab w:val="left" w:pos="3885"/>
          <w:tab w:val="left" w:pos="3945"/>
        </w:tabs>
        <w:autoSpaceDE w:val="0"/>
        <w:autoSpaceDN w:val="0"/>
        <w:adjustRightInd w:val="0"/>
        <w:spacing w:after="0"/>
        <w:contextualSpacing/>
        <w:jc w:val="center"/>
        <w:rPr>
          <w:b/>
          <w:szCs w:val="24"/>
        </w:rPr>
      </w:pPr>
      <w:r>
        <w:rPr>
          <w:b/>
          <w:szCs w:val="24"/>
        </w:rPr>
        <w:lastRenderedPageBreak/>
        <w:t>APÊNDICE D</w:t>
      </w:r>
      <w:r>
        <w:rPr>
          <w:szCs w:val="24"/>
        </w:rPr>
        <w:t xml:space="preserve"> </w:t>
      </w:r>
      <w:r>
        <w:rPr>
          <w:b/>
          <w:szCs w:val="24"/>
        </w:rPr>
        <w:t>– Fichamento 4</w:t>
      </w:r>
    </w:p>
    <w:p w14:paraId="329B8634" w14:textId="77777777" w:rsidR="00A34AF1" w:rsidRDefault="00A34AF1" w:rsidP="00A34AF1">
      <w:pPr>
        <w:shd w:val="clear" w:color="auto" w:fill="000000" w:themeFill="text1"/>
        <w:spacing w:after="0" w:line="240" w:lineRule="auto"/>
        <w:jc w:val="center"/>
        <w:rPr>
          <w:rFonts w:ascii="Calibri" w:hAnsi="Calibri" w:cs="Calibri"/>
          <w:b/>
          <w:bCs/>
          <w:sz w:val="22"/>
        </w:rPr>
      </w:pPr>
      <w:r>
        <w:rPr>
          <w:rFonts w:ascii="Calibri" w:hAnsi="Calibri" w:cs="Calibri"/>
          <w:b/>
          <w:bCs/>
        </w:rPr>
        <w:t>FICHAMENTO TÉCNICO #004</w:t>
      </w:r>
    </w:p>
    <w:tbl>
      <w:tblPr>
        <w:tblStyle w:val="TableGrid"/>
        <w:tblW w:w="0" w:type="auto"/>
        <w:tblLook w:val="04A0" w:firstRow="1" w:lastRow="0" w:firstColumn="1" w:lastColumn="0" w:noHBand="0" w:noVBand="1"/>
      </w:tblPr>
      <w:tblGrid>
        <w:gridCol w:w="2182"/>
        <w:gridCol w:w="6879"/>
      </w:tblGrid>
      <w:tr w:rsidR="00A34AF1" w14:paraId="3B121335"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13783BCE" w14:textId="77777777" w:rsidR="00A34AF1" w:rsidRDefault="00A34AF1">
            <w:pPr>
              <w:spacing w:after="0" w:line="240" w:lineRule="auto"/>
              <w:rPr>
                <w:rFonts w:asciiTheme="minorHAnsi" w:hAnsiTheme="minorHAnsi" w:cstheme="minorBidi"/>
              </w:rPr>
            </w:pPr>
            <w:r>
              <w:t>Referência: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069B092F" w14:textId="77777777" w:rsidR="00A34AF1" w:rsidRDefault="00A34AF1">
            <w:pPr>
              <w:spacing w:after="0" w:line="240" w:lineRule="auto"/>
            </w:pPr>
            <w:r>
              <w:rPr>
                <w:lang w:val="en-US"/>
              </w:rPr>
              <w:t xml:space="preserve">SARKAR, A. Deep Learning Neural Network Architecture for Financial Risk Assessment and Market Volatility Prediction. </w:t>
            </w:r>
            <w:r>
              <w:t>July 2025. DOI: 10.5281/zenodo.16628625.</w:t>
            </w:r>
          </w:p>
          <w:p w14:paraId="04BBFE29" w14:textId="77777777" w:rsidR="00A34AF1" w:rsidRDefault="00A34AF1">
            <w:pPr>
              <w:spacing w:after="0" w:line="240" w:lineRule="auto"/>
            </w:pPr>
          </w:p>
        </w:tc>
      </w:tr>
      <w:tr w:rsidR="00A34AF1" w:rsidRPr="00A34AF1" w14:paraId="2C19F95A"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3F77A774" w14:textId="77777777" w:rsidR="00A34AF1" w:rsidRDefault="00A34AF1">
            <w:pPr>
              <w:spacing w:after="0" w:line="240" w:lineRule="auto"/>
            </w:pPr>
            <w:r>
              <w:t>Base de dados consultada: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6C5FE6C1" w14:textId="77777777" w:rsidR="00A34AF1" w:rsidRDefault="00A34AF1">
            <w:pPr>
              <w:spacing w:after="0" w:line="240" w:lineRule="auto"/>
            </w:pPr>
            <w:r>
              <w:t xml:space="preserve">Repositório Zenodo (paper vinculado à University of Houston).</w:t>
            </w:r>
          </w:p>
          <w:p w14:paraId="36245D3F" w14:textId="77777777" w:rsidR="00A34AF1" w:rsidRDefault="00A34AF1">
            <w:pPr>
              <w:spacing w:after="0" w:line="240" w:lineRule="auto"/>
            </w:pPr>
          </w:p>
        </w:tc>
      </w:tr>
      <w:tr w:rsidR="00A34AF1" w:rsidRPr="00A34AF1" w14:paraId="46A8FD9C"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7B7FC5C3" w14:textId="77777777" w:rsidR="00A34AF1" w:rsidRDefault="00A34AF1">
            <w:pPr>
              <w:spacing w:after="0" w:line="240" w:lineRule="auto"/>
            </w:pPr>
            <w:r>
              <w:t>Critérios de inclusão e exclusão:</w:t>
            </w:r>
          </w:p>
        </w:tc>
        <w:tc>
          <w:tcPr>
            <w:tcW w:w="7365" w:type="dxa"/>
            <w:tcBorders>
              <w:top w:val="single" w:sz="4" w:space="0" w:color="auto"/>
              <w:left w:val="single" w:sz="4" w:space="0" w:color="auto"/>
              <w:bottom w:val="single" w:sz="4" w:space="0" w:color="auto"/>
              <w:right w:val="single" w:sz="4" w:space="0" w:color="auto"/>
            </w:tcBorders>
            <w:vAlign w:val="center"/>
            <w:hideMark/>
          </w:tcPr>
          <w:p w14:paraId="6FD2C266" w14:textId="77777777" w:rsidR="00A34AF1" w:rsidRDefault="00A34AF1">
            <w:pPr>
              <w:spacing w:after="0" w:line="240" w:lineRule="auto"/>
            </w:pPr>
            <w:r>
              <w:t xml:space="preserve">Foram incluídos estudos que utilizam deep learning e big data na previsão de risco financeiro, sendo excluídos trabalhos baseados exclusivamente em modelos estatísticos tradicionais.</w:t>
            </w:r>
          </w:p>
          <w:p w14:paraId="0378A6F0" w14:textId="77777777" w:rsidR="00A34AF1" w:rsidRDefault="00A34AF1">
            <w:pPr>
              <w:spacing w:after="0" w:line="240" w:lineRule="auto"/>
            </w:pPr>
          </w:p>
        </w:tc>
      </w:tr>
      <w:tr w:rsidR="00A34AF1" w:rsidRPr="00A34AF1" w14:paraId="5C0B3DD7"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5C161AE5" w14:textId="77777777" w:rsidR="00A34AF1" w:rsidRDefault="00A34AF1">
            <w:pPr>
              <w:spacing w:after="0" w:line="240" w:lineRule="auto"/>
            </w:pPr>
            <w:r>
              <w:t>Critérios de qualificação / fator de impacto:</w:t>
            </w:r>
          </w:p>
        </w:tc>
        <w:tc>
          <w:tcPr>
            <w:tcW w:w="7365" w:type="dxa"/>
            <w:tcBorders>
              <w:top w:val="single" w:sz="4" w:space="0" w:color="auto"/>
              <w:left w:val="single" w:sz="4" w:space="0" w:color="auto"/>
              <w:bottom w:val="single" w:sz="4" w:space="0" w:color="auto"/>
              <w:right w:val="single" w:sz="4" w:space="0" w:color="auto"/>
            </w:tcBorders>
            <w:vAlign w:val="center"/>
            <w:hideMark/>
          </w:tcPr>
          <w:p w14:paraId="57129922" w14:textId="77777777" w:rsidR="00A34AF1" w:rsidRDefault="00A34AF1">
            <w:pPr>
              <w:spacing w:after="0" w:line="240" w:lineRule="auto"/>
            </w:pPr>
            <w:r>
              <w:t xml:space="preserve">Estudo selecionado por sua atualidade (2025), relevância na aplicação de deep learning em finanças e contribuição para previsão de risco em ambientes de alta dimensionalidade.</w:t>
            </w:r>
          </w:p>
          <w:p w14:paraId="7F89944D" w14:textId="77777777" w:rsidR="00A34AF1" w:rsidRDefault="00A34AF1">
            <w:pPr>
              <w:spacing w:after="0" w:line="240" w:lineRule="auto"/>
            </w:pPr>
          </w:p>
        </w:tc>
      </w:tr>
      <w:tr w:rsidR="00A34AF1" w:rsidRPr="00931902" w14:paraId="44782633"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3650424A" w14:textId="77777777" w:rsidR="00A34AF1" w:rsidRDefault="00A34AF1">
            <w:pPr>
              <w:spacing w:after="0" w:line="240" w:lineRule="auto"/>
            </w:pPr>
            <w:r>
              <w:t>Palavras-chave:</w:t>
            </w:r>
          </w:p>
        </w:tc>
        <w:tc>
          <w:tcPr>
            <w:tcW w:w="7365" w:type="dxa"/>
            <w:tcBorders>
              <w:top w:val="single" w:sz="4" w:space="0" w:color="auto"/>
              <w:left w:val="single" w:sz="4" w:space="0" w:color="auto"/>
              <w:bottom w:val="single" w:sz="4" w:space="0" w:color="auto"/>
              <w:right w:val="single" w:sz="4" w:space="0" w:color="auto"/>
            </w:tcBorders>
            <w:vAlign w:val="center"/>
            <w:hideMark/>
          </w:tcPr>
          <w:p w14:paraId="400BDAEA" w14:textId="77777777" w:rsidR="00A34AF1" w:rsidRDefault="00A34AF1">
            <w:pPr>
              <w:spacing w:after="0" w:line="240" w:lineRule="auto"/>
              <w:rPr>
                <w:lang w:val="en-US"/>
              </w:rPr>
            </w:pPr>
            <w:r>
              <w:rPr>
                <w:lang w:val="en-US"/>
              </w:rPr>
              <w:t>Deep learning, financial risk assessment, big data, market volatility, neural networks.</w:t>
            </w:r>
          </w:p>
          <w:p w14:paraId="21DA082B" w14:textId="77777777" w:rsidR="00A34AF1" w:rsidRPr="00A34AF1" w:rsidRDefault="00A34AF1">
            <w:pPr>
              <w:spacing w:after="0" w:line="240" w:lineRule="auto"/>
              <w:rPr>
                <w:lang w:val="en-US"/>
              </w:rPr>
            </w:pPr>
          </w:p>
        </w:tc>
      </w:tr>
      <w:tr w:rsidR="00A34AF1" w:rsidRPr="00A34AF1" w14:paraId="07B5E3BA"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505E3E6E" w14:textId="77777777" w:rsidR="00A34AF1" w:rsidRDefault="00A34AF1">
            <w:pPr>
              <w:spacing w:after="0" w:line="240" w:lineRule="auto"/>
            </w:pPr>
            <w:r>
              <w:t>Objeto da pesquisa:</w:t>
            </w:r>
          </w:p>
        </w:tc>
        <w:tc>
          <w:tcPr>
            <w:tcW w:w="7365" w:type="dxa"/>
            <w:tcBorders>
              <w:top w:val="single" w:sz="4" w:space="0" w:color="auto"/>
              <w:left w:val="single" w:sz="4" w:space="0" w:color="auto"/>
              <w:bottom w:val="single" w:sz="4" w:space="0" w:color="auto"/>
              <w:right w:val="single" w:sz="4" w:space="0" w:color="auto"/>
            </w:tcBorders>
            <w:vAlign w:val="center"/>
          </w:tcPr>
          <w:p w14:paraId="4A8DDBE0" w14:textId="77777777" w:rsidR="00A34AF1" w:rsidRDefault="00A34AF1">
            <w:pPr>
              <w:spacing w:after="0" w:line="240" w:lineRule="auto"/>
            </w:pPr>
            <w:r>
              <w:t xml:space="preserve">Aplicação de modelos de deep learning combinados com algoritmos de big data para previsão de comportamento de risco financeiro.</w:t>
            </w:r>
          </w:p>
          <w:p w14:paraId="3F38F904" w14:textId="77777777" w:rsidR="00A34AF1" w:rsidRDefault="00A34AF1">
            <w:pPr>
              <w:spacing w:after="0" w:line="240" w:lineRule="auto"/>
            </w:pPr>
          </w:p>
        </w:tc>
      </w:tr>
      <w:tr w:rsidR="00A34AF1" w:rsidRPr="00A34AF1" w14:paraId="3ED9CF6C" w14:textId="77777777">
        <w:trPr>
          <w:trHeight w:val="976"/>
        </w:trPr>
        <w:tc>
          <w:tcPr>
            <w:tcW w:w="2263" w:type="dxa"/>
            <w:tcBorders>
              <w:top w:val="single" w:sz="4" w:space="0" w:color="auto"/>
              <w:left w:val="single" w:sz="4" w:space="0" w:color="auto"/>
              <w:bottom w:val="single" w:sz="4" w:space="0" w:color="auto"/>
              <w:right w:val="single" w:sz="4" w:space="0" w:color="auto"/>
            </w:tcBorders>
            <w:vAlign w:val="center"/>
            <w:hideMark/>
          </w:tcPr>
          <w:p w14:paraId="67EDFECE" w14:textId="77777777" w:rsidR="00A34AF1" w:rsidRDefault="00A34AF1">
            <w:pPr>
              <w:spacing w:after="0" w:line="240" w:lineRule="auto"/>
            </w:pPr>
            <w:r>
              <w:t>Problema de pesquisa / Situação-problema: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3055136E" w14:textId="77777777" w:rsidR="00A34AF1" w:rsidRDefault="00A34AF1">
            <w:pPr>
              <w:spacing w:after="0" w:line="240" w:lineRule="auto"/>
            </w:pPr>
            <w:r>
              <w:t>Métodos tradicionais de previsão de risco apresentam limitações ao lidar com grandes volumes de dados, estruturas não lineares e a crescente complexidade dos mercados financeiros.</w:t>
            </w:r>
          </w:p>
          <w:p w14:paraId="4AD740B2" w14:textId="77777777" w:rsidR="00A34AF1" w:rsidRDefault="00A34AF1">
            <w:pPr>
              <w:spacing w:after="0" w:line="240" w:lineRule="auto"/>
            </w:pPr>
          </w:p>
        </w:tc>
      </w:tr>
      <w:tr w:rsidR="00A34AF1" w:rsidRPr="00A34AF1" w14:paraId="4C6161ED"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44F72525" w14:textId="77777777" w:rsidR="00A34AF1" w:rsidRDefault="00A34AF1">
            <w:pPr>
              <w:spacing w:after="0" w:line="240" w:lineRule="auto"/>
            </w:pPr>
            <w:r>
              <w:t>Objetivos:</w:t>
            </w:r>
          </w:p>
        </w:tc>
        <w:tc>
          <w:tcPr>
            <w:tcW w:w="7365" w:type="dxa"/>
            <w:tcBorders>
              <w:top w:val="single" w:sz="4" w:space="0" w:color="auto"/>
              <w:left w:val="single" w:sz="4" w:space="0" w:color="auto"/>
              <w:bottom w:val="single" w:sz="4" w:space="0" w:color="auto"/>
              <w:right w:val="single" w:sz="4" w:space="0" w:color="auto"/>
            </w:tcBorders>
            <w:vAlign w:val="center"/>
          </w:tcPr>
          <w:p w14:paraId="5858DE26" w14:textId="77777777" w:rsidR="00A34AF1" w:rsidRDefault="00A34AF1">
            <w:pPr>
              <w:spacing w:after="0" w:line="240" w:lineRule="auto"/>
            </w:pPr>
            <w:r>
              <w:t xml:space="preserve">Desenvolver um modelo baseado em deep learning para prever comportamento de risco financeiro, melhorar a precisão das previsões e avaliar a aplicabilidade de técnicas de big data no contexto financeiro.</w:t>
            </w:r>
          </w:p>
          <w:p w14:paraId="644F2C3F" w14:textId="77777777" w:rsidR="00A34AF1" w:rsidRDefault="00A34AF1">
            <w:pPr>
              <w:spacing w:after="0" w:line="240" w:lineRule="auto"/>
            </w:pPr>
          </w:p>
        </w:tc>
      </w:tr>
      <w:tr w:rsidR="00A34AF1" w:rsidRPr="00A34AF1" w14:paraId="2985457F"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4EF6904C" w14:textId="77777777" w:rsidR="00A34AF1" w:rsidRDefault="00A34AF1">
            <w:pPr>
              <w:spacing w:after="0" w:line="240" w:lineRule="auto"/>
            </w:pPr>
            <w:r>
              <w:t>Metodologia:</w:t>
            </w:r>
          </w:p>
        </w:tc>
        <w:tc>
          <w:tcPr>
            <w:tcW w:w="7365" w:type="dxa"/>
            <w:tcBorders>
              <w:top w:val="single" w:sz="4" w:space="0" w:color="auto"/>
              <w:left w:val="single" w:sz="4" w:space="0" w:color="auto"/>
              <w:bottom w:val="single" w:sz="4" w:space="0" w:color="auto"/>
              <w:right w:val="single" w:sz="4" w:space="0" w:color="auto"/>
            </w:tcBorders>
            <w:vAlign w:val="center"/>
          </w:tcPr>
          <w:p w14:paraId="640A8D39" w14:textId="77777777" w:rsidR="00A34AF1" w:rsidRDefault="00A34AF1">
            <w:pPr>
              <w:spacing w:after="0" w:line="240" w:lineRule="auto"/>
            </w:pPr>
            <w:r>
              <w:t xml:space="preserve">Desenvolvimento de um framework de previsão baseado em deep learning, utilizando grandes volumes de dados financeiros para extrair automaticamente features complexas e capturar padrões não lineares e de alta dimensão.</w:t>
            </w:r>
          </w:p>
          <w:p w14:paraId="03D8A6D7" w14:textId="77777777" w:rsidR="00A34AF1" w:rsidRDefault="00A34AF1">
            <w:pPr>
              <w:spacing w:after="0" w:line="240" w:lineRule="auto"/>
            </w:pPr>
          </w:p>
        </w:tc>
      </w:tr>
      <w:tr w:rsidR="00A34AF1" w:rsidRPr="00A34AF1" w14:paraId="33490804"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78C7E63C" w14:textId="77777777" w:rsidR="00A34AF1" w:rsidRDefault="00A34AF1">
            <w:pPr>
              <w:spacing w:after="0" w:line="240" w:lineRule="auto"/>
            </w:pPr>
            <w:r>
              <w:t>Resultados obtidos:</w:t>
            </w:r>
          </w:p>
        </w:tc>
        <w:tc>
          <w:tcPr>
            <w:tcW w:w="7365" w:type="dxa"/>
            <w:tcBorders>
              <w:top w:val="single" w:sz="4" w:space="0" w:color="auto"/>
              <w:left w:val="single" w:sz="4" w:space="0" w:color="auto"/>
              <w:bottom w:val="single" w:sz="4" w:space="0" w:color="auto"/>
              <w:right w:val="single" w:sz="4" w:space="0" w:color="auto"/>
            </w:tcBorders>
            <w:vAlign w:val="center"/>
          </w:tcPr>
          <w:p w14:paraId="27D8887B" w14:textId="77777777" w:rsidR="00A34AF1" w:rsidRDefault="00A34AF1">
            <w:pPr>
              <w:spacing w:after="0" w:line="240" w:lineRule="auto"/>
            </w:pPr>
            <w:r>
              <w:t>O modelo proposto melhora significativamente a precisão na previsão de comportamento de risco financeiro, superando métodos tradicionais e oferecendo suporte mais eficiente à gestão de risco.</w:t>
            </w:r>
          </w:p>
          <w:p w14:paraId="38F893C0" w14:textId="77777777" w:rsidR="00A34AF1" w:rsidRDefault="00A34AF1">
            <w:pPr>
              <w:spacing w:after="0" w:line="240" w:lineRule="auto"/>
            </w:pPr>
          </w:p>
        </w:tc>
      </w:tr>
      <w:tr w:rsidR="00A34AF1" w:rsidRPr="00A34AF1" w14:paraId="2A06EA06"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13C53E13" w14:textId="77777777" w:rsidR="00A34AF1" w:rsidRDefault="00A34AF1">
            <w:pPr>
              <w:spacing w:after="0" w:line="240" w:lineRule="auto"/>
            </w:pPr>
            <w:r>
              <w:t>Conclusão:</w:t>
            </w:r>
          </w:p>
        </w:tc>
        <w:tc>
          <w:tcPr>
            <w:tcW w:w="7365" w:type="dxa"/>
            <w:tcBorders>
              <w:top w:val="single" w:sz="4" w:space="0" w:color="auto"/>
              <w:left w:val="single" w:sz="4" w:space="0" w:color="auto"/>
              <w:bottom w:val="single" w:sz="4" w:space="0" w:color="auto"/>
              <w:right w:val="single" w:sz="4" w:space="0" w:color="auto"/>
            </w:tcBorders>
            <w:vAlign w:val="center"/>
          </w:tcPr>
          <w:p w14:paraId="10EB105C" w14:textId="77777777" w:rsidR="00A34AF1" w:rsidRDefault="00A34AF1">
            <w:pPr>
              <w:spacing w:after="0" w:line="240" w:lineRule="auto"/>
            </w:pPr>
            <w:r>
              <w:t xml:space="preserve">Conclui-se que o uso de deep learning aliado a big data representa uma abordagem promissora para previsão de risco financeiro, proporcionando maior precisão, robustez e capacidade de lidar com a complexidade dos mercados modernos.</w:t>
            </w:r>
          </w:p>
          <w:p w14:paraId="24DF4867" w14:textId="77777777" w:rsidR="00A34AF1" w:rsidRDefault="00A34AF1">
            <w:pPr>
              <w:spacing w:after="0" w:line="240" w:lineRule="auto"/>
            </w:pPr>
          </w:p>
          <w:p w14:paraId="24E96CFD" w14:textId="77777777" w:rsidR="00A34AF1" w:rsidRDefault="00A34AF1">
            <w:pPr>
              <w:spacing w:after="0" w:line="240" w:lineRule="auto"/>
            </w:pPr>
          </w:p>
        </w:tc>
      </w:tr>
    </w:tbl>
    <w:p w14:paraId="664C9FED" w14:textId="77777777" w:rsidR="00E95AE5" w:rsidRDefault="00E95AE5">
      <w:pPr>
        <w:spacing w:after="0" w:line="240" w:lineRule="auto"/>
        <w:rPr>
          <w:b/>
          <w:szCs w:val="24"/>
        </w:rPr>
      </w:pPr>
    </w:p>
    <w:p w14:paraId="24A02655" w14:textId="77777777" w:rsidR="00A34AF1" w:rsidRDefault="00A34AF1" w:rsidP="00E95AE5">
      <w:pPr>
        <w:tabs>
          <w:tab w:val="left" w:pos="3885"/>
          <w:tab w:val="left" w:pos="3945"/>
        </w:tabs>
        <w:autoSpaceDE w:val="0"/>
        <w:autoSpaceDN w:val="0"/>
        <w:adjustRightInd w:val="0"/>
        <w:spacing w:after="0"/>
        <w:contextualSpacing/>
        <w:jc w:val="center"/>
        <w:rPr>
          <w:b/>
          <w:szCs w:val="24"/>
        </w:rPr>
      </w:pPr>
    </w:p>
    <w:p w14:paraId="2EEB5F8D" w14:textId="77777777" w:rsidR="00A34AF1" w:rsidRDefault="00A34AF1" w:rsidP="00E95AE5">
      <w:pPr>
        <w:tabs>
          <w:tab w:val="left" w:pos="3885"/>
          <w:tab w:val="left" w:pos="3945"/>
        </w:tabs>
        <w:autoSpaceDE w:val="0"/>
        <w:autoSpaceDN w:val="0"/>
        <w:adjustRightInd w:val="0"/>
        <w:spacing w:after="0"/>
        <w:contextualSpacing/>
        <w:jc w:val="center"/>
        <w:rPr>
          <w:b/>
          <w:szCs w:val="24"/>
        </w:rPr>
      </w:pPr>
    </w:p>
    <w:p w14:paraId="2FEA2080" w14:textId="77777777" w:rsidR="00971877" w:rsidRDefault="00971877" w:rsidP="00E95AE5">
      <w:pPr>
        <w:tabs>
          <w:tab w:val="left" w:pos="3885"/>
          <w:tab w:val="left" w:pos="3945"/>
        </w:tabs>
        <w:autoSpaceDE w:val="0"/>
        <w:autoSpaceDN w:val="0"/>
        <w:adjustRightInd w:val="0"/>
        <w:spacing w:after="0"/>
        <w:contextualSpacing/>
        <w:jc w:val="center"/>
        <w:rPr>
          <w:b/>
          <w:szCs w:val="24"/>
        </w:rPr>
      </w:pPr>
    </w:p>
    <w:p w14:paraId="104B98AD" w14:textId="77777777" w:rsidR="00971877" w:rsidRDefault="00971877" w:rsidP="00E95AE5">
      <w:pPr>
        <w:tabs>
          <w:tab w:val="left" w:pos="3885"/>
          <w:tab w:val="left" w:pos="3945"/>
        </w:tabs>
        <w:autoSpaceDE w:val="0"/>
        <w:autoSpaceDN w:val="0"/>
        <w:adjustRightInd w:val="0"/>
        <w:spacing w:after="0"/>
        <w:contextualSpacing/>
        <w:jc w:val="center"/>
        <w:rPr>
          <w:b/>
          <w:szCs w:val="24"/>
        </w:rPr>
      </w:pPr>
    </w:p>
    <w:p w14:paraId="377C2DED" w14:textId="77777777" w:rsidR="00971877" w:rsidRDefault="00971877" w:rsidP="00E95AE5">
      <w:pPr>
        <w:tabs>
          <w:tab w:val="left" w:pos="3885"/>
          <w:tab w:val="left" w:pos="3945"/>
        </w:tabs>
        <w:autoSpaceDE w:val="0"/>
        <w:autoSpaceDN w:val="0"/>
        <w:adjustRightInd w:val="0"/>
        <w:spacing w:after="0"/>
        <w:contextualSpacing/>
        <w:jc w:val="center"/>
        <w:rPr>
          <w:b/>
          <w:szCs w:val="24"/>
        </w:rPr>
      </w:pPr>
    </w:p>
    <w:p w14:paraId="0DAD8489" w14:textId="77777777" w:rsidR="00E95AE5" w:rsidRDefault="00E95AE5" w:rsidP="00E95AE5">
      <w:pPr>
        <w:tabs>
          <w:tab w:val="left" w:pos="3885"/>
          <w:tab w:val="left" w:pos="3945"/>
        </w:tabs>
        <w:autoSpaceDE w:val="0"/>
        <w:autoSpaceDN w:val="0"/>
        <w:adjustRightInd w:val="0"/>
        <w:spacing w:after="0"/>
        <w:contextualSpacing/>
        <w:jc w:val="center"/>
        <w:rPr>
          <w:b/>
          <w:szCs w:val="24"/>
        </w:rPr>
      </w:pPr>
      <w:r>
        <w:rPr>
          <w:b/>
          <w:szCs w:val="24"/>
        </w:rPr>
        <w:lastRenderedPageBreak/>
        <w:t>APÊNDICE E</w:t>
      </w:r>
      <w:r>
        <w:rPr>
          <w:szCs w:val="24"/>
        </w:rPr>
        <w:t xml:space="preserve"> </w:t>
      </w:r>
      <w:r>
        <w:rPr>
          <w:b/>
          <w:szCs w:val="24"/>
        </w:rPr>
        <w:t>– Fichamento 5</w:t>
      </w:r>
    </w:p>
    <w:p w14:paraId="54C22AAC" w14:textId="77777777" w:rsidR="00A34AF1" w:rsidRDefault="00A34AF1" w:rsidP="00A34AF1">
      <w:pPr>
        <w:shd w:val="clear" w:color="auto" w:fill="000000" w:themeFill="text1"/>
        <w:spacing w:after="0" w:line="240" w:lineRule="auto"/>
        <w:jc w:val="center"/>
        <w:rPr>
          <w:rFonts w:ascii="Calibri" w:hAnsi="Calibri" w:cs="Calibri"/>
          <w:b/>
          <w:bCs/>
          <w:sz w:val="22"/>
        </w:rPr>
      </w:pPr>
      <w:r>
        <w:rPr>
          <w:rFonts w:ascii="Calibri" w:hAnsi="Calibri" w:cs="Calibri"/>
          <w:b/>
          <w:bCs/>
        </w:rPr>
        <w:t>FICHAMENTO TÉCNICO #005</w:t>
      </w:r>
    </w:p>
    <w:tbl>
      <w:tblPr>
        <w:tblStyle w:val="TableGrid"/>
        <w:tblW w:w="0" w:type="auto"/>
        <w:tblLook w:val="04A0" w:firstRow="1" w:lastRow="0" w:firstColumn="1" w:lastColumn="0" w:noHBand="0" w:noVBand="1"/>
      </w:tblPr>
      <w:tblGrid>
        <w:gridCol w:w="2194"/>
        <w:gridCol w:w="6867"/>
      </w:tblGrid>
      <w:tr w:rsidR="00A34AF1" w14:paraId="4E9F4376"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37EBFD73" w14:textId="77777777" w:rsidR="00A34AF1" w:rsidRDefault="00A34AF1">
            <w:pPr>
              <w:spacing w:after="0" w:line="240" w:lineRule="auto"/>
              <w:rPr>
                <w:rFonts w:asciiTheme="minorHAnsi" w:hAnsiTheme="minorHAnsi" w:cstheme="minorBidi"/>
              </w:rPr>
            </w:pPr>
            <w:r>
              <w:t>Referência: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7366ED01" w14:textId="77777777" w:rsidR="00A34AF1" w:rsidRDefault="00A34AF1">
            <w:pPr>
              <w:spacing w:after="0" w:line="240" w:lineRule="auto"/>
            </w:pPr>
            <w:r>
              <w:rPr>
                <w:lang w:val="en-US"/>
              </w:rPr>
              <w:t xml:space="preserve">HAMILTON, J. D. A new approach to the economic analysis of nonstationary time series and the business cycle. </w:t>
            </w:r>
            <w:r>
              <w:t>Econometrica, v. 57, n. 2, p. 357–384, 1989. DOI: 10.2307/1912559.</w:t>
            </w:r>
          </w:p>
        </w:tc>
      </w:tr>
      <w:tr w:rsidR="00A34AF1" w14:paraId="133C75DF"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4EEBE8B2" w14:textId="77777777" w:rsidR="00A34AF1" w:rsidRDefault="00A34AF1">
            <w:pPr>
              <w:spacing w:after="0" w:line="240" w:lineRule="auto"/>
            </w:pPr>
            <w:r>
              <w:t>Base de dados consultada: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4B4AE4E8" w14:textId="77777777" w:rsidR="00A34AF1" w:rsidRDefault="00A34AF1">
            <w:pPr>
              <w:spacing w:after="0" w:line="240" w:lineRule="auto"/>
            </w:pPr>
            <w:r>
              <w:t xml:space="preserve">Web of Science (acesso pelo JSTOR).</w:t>
            </w:r>
          </w:p>
        </w:tc>
      </w:tr>
      <w:tr w:rsidR="00A34AF1" w:rsidRPr="00A34AF1" w14:paraId="2D620375"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11829A78" w14:textId="77777777" w:rsidR="00A34AF1" w:rsidRDefault="00A34AF1">
            <w:pPr>
              <w:spacing w:after="0" w:line="240" w:lineRule="auto"/>
            </w:pPr>
            <w:r>
              <w:t>Critérios de inclusão e exclusão:</w:t>
            </w:r>
          </w:p>
        </w:tc>
        <w:tc>
          <w:tcPr>
            <w:tcW w:w="7365" w:type="dxa"/>
            <w:tcBorders>
              <w:top w:val="single" w:sz="4" w:space="0" w:color="auto"/>
              <w:left w:val="single" w:sz="4" w:space="0" w:color="auto"/>
              <w:bottom w:val="single" w:sz="4" w:space="0" w:color="auto"/>
              <w:right w:val="single" w:sz="4" w:space="0" w:color="auto"/>
            </w:tcBorders>
            <w:vAlign w:val="center"/>
            <w:hideMark/>
          </w:tcPr>
          <w:p w14:paraId="5A6CB8BF" w14:textId="77777777" w:rsidR="00A34AF1" w:rsidRDefault="00A34AF1">
            <w:pPr>
              <w:spacing w:after="0" w:line="240" w:lineRule="auto"/>
            </w:pPr>
            <w:r>
              <w:t>Foram incluídos trabalhos seminais sobre modelos de mudança de regime aplicados a séries temporais econômicas e financeiras, sendo excluídos estudos que tratam apenas de modelos com parâmetros constantes.</w:t>
            </w:r>
          </w:p>
          <w:p w14:paraId="17F85859" w14:textId="77777777" w:rsidR="00A34AF1" w:rsidRDefault="00A34AF1">
            <w:pPr>
              <w:spacing w:after="0" w:line="240" w:lineRule="auto"/>
            </w:pPr>
          </w:p>
        </w:tc>
      </w:tr>
      <w:tr w:rsidR="00A34AF1" w:rsidRPr="00A34AF1" w14:paraId="374493D0"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242B7107" w14:textId="77777777" w:rsidR="00A34AF1" w:rsidRDefault="00A34AF1">
            <w:pPr>
              <w:spacing w:after="0" w:line="240" w:lineRule="auto"/>
            </w:pPr>
            <w:r>
              <w:t>Critérios de qualificação / fator de impacto:</w:t>
            </w:r>
          </w:p>
        </w:tc>
        <w:tc>
          <w:tcPr>
            <w:tcW w:w="7365" w:type="dxa"/>
            <w:tcBorders>
              <w:top w:val="single" w:sz="4" w:space="0" w:color="auto"/>
              <w:left w:val="single" w:sz="4" w:space="0" w:color="auto"/>
              <w:bottom w:val="single" w:sz="4" w:space="0" w:color="auto"/>
              <w:right w:val="single" w:sz="4" w:space="0" w:color="auto"/>
            </w:tcBorders>
            <w:vAlign w:val="center"/>
            <w:hideMark/>
          </w:tcPr>
          <w:p w14:paraId="319BE4FF" w14:textId="77777777" w:rsidR="00A34AF1" w:rsidRDefault="00A34AF1">
            <w:pPr>
              <w:spacing w:after="0" w:line="240" w:lineRule="auto"/>
            </w:pPr>
            <w:r>
              <w:t xml:space="preserve">Periódico Econometrica, Qualis CAPES A1 e JCR superior a 5,0, periódico de maior prestígio em econometria. Artigo seminal do Markov switching, com mais de 25.000 citações registradas.</w:t>
            </w:r>
          </w:p>
          <w:p w14:paraId="44ACE11B" w14:textId="77777777" w:rsidR="00A34AF1" w:rsidRDefault="00A34AF1">
            <w:pPr>
              <w:spacing w:after="0" w:line="240" w:lineRule="auto"/>
            </w:pPr>
          </w:p>
        </w:tc>
      </w:tr>
      <w:tr w:rsidR="00A34AF1" w:rsidRPr="00931902" w14:paraId="74274F28"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5CE76595" w14:textId="77777777" w:rsidR="00A34AF1" w:rsidRDefault="00A34AF1">
            <w:pPr>
              <w:spacing w:after="0" w:line="240" w:lineRule="auto"/>
            </w:pPr>
            <w:r>
              <w:t>Palavras-chave:</w:t>
            </w:r>
          </w:p>
        </w:tc>
        <w:tc>
          <w:tcPr>
            <w:tcW w:w="7365" w:type="dxa"/>
            <w:tcBorders>
              <w:top w:val="single" w:sz="4" w:space="0" w:color="auto"/>
              <w:left w:val="single" w:sz="4" w:space="0" w:color="auto"/>
              <w:bottom w:val="single" w:sz="4" w:space="0" w:color="auto"/>
              <w:right w:val="single" w:sz="4" w:space="0" w:color="auto"/>
            </w:tcBorders>
            <w:vAlign w:val="center"/>
            <w:hideMark/>
          </w:tcPr>
          <w:p w14:paraId="3430E8DC" w14:textId="77777777" w:rsidR="00A34AF1" w:rsidRDefault="00A34AF1">
            <w:pPr>
              <w:spacing w:after="0" w:line="240" w:lineRule="auto"/>
              <w:rPr>
                <w:lang w:val="en-US"/>
              </w:rPr>
            </w:pPr>
            <w:r>
              <w:rPr>
                <w:lang w:val="en-US"/>
              </w:rPr>
              <w:t>Markov switching, regime change, nonstationary time series, business cycle, maximum likelihood.</w:t>
            </w:r>
          </w:p>
          <w:p w14:paraId="536210B2" w14:textId="77777777" w:rsidR="00A34AF1" w:rsidRPr="00A34AF1" w:rsidRDefault="00A34AF1">
            <w:pPr>
              <w:spacing w:after="0" w:line="240" w:lineRule="auto"/>
              <w:rPr>
                <w:lang w:val="en-US"/>
              </w:rPr>
            </w:pPr>
          </w:p>
        </w:tc>
      </w:tr>
      <w:tr w:rsidR="00A34AF1" w:rsidRPr="00A34AF1" w14:paraId="674D6300"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2314B136" w14:textId="77777777" w:rsidR="00A34AF1" w:rsidRDefault="00A34AF1">
            <w:pPr>
              <w:spacing w:after="0" w:line="240" w:lineRule="auto"/>
            </w:pPr>
            <w:r>
              <w:t>Objeto da pesquisa:</w:t>
            </w:r>
          </w:p>
        </w:tc>
        <w:tc>
          <w:tcPr>
            <w:tcW w:w="7365" w:type="dxa"/>
            <w:tcBorders>
              <w:top w:val="single" w:sz="4" w:space="0" w:color="auto"/>
              <w:left w:val="single" w:sz="4" w:space="0" w:color="auto"/>
              <w:bottom w:val="single" w:sz="4" w:space="0" w:color="auto"/>
              <w:right w:val="single" w:sz="4" w:space="0" w:color="auto"/>
            </w:tcBorders>
            <w:vAlign w:val="center"/>
          </w:tcPr>
          <w:p w14:paraId="6BDF2BDF" w14:textId="77777777" w:rsidR="00A34AF1" w:rsidRDefault="00A34AF1">
            <w:pPr>
              <w:spacing w:after="0" w:line="240" w:lineRule="auto"/>
            </w:pPr>
            <w:r>
              <w:t>Introdução de um modelo paramétrico de série temporal em que o processo gerador dos dados é caracterizado por mudanças discretas de regime governadas por uma cadeia de Markov de primeira ordem não observável.</w:t>
            </w:r>
          </w:p>
          <w:p w14:paraId="6BA3003F" w14:textId="77777777" w:rsidR="00A34AF1" w:rsidRDefault="00A34AF1">
            <w:pPr>
              <w:spacing w:after="0" w:line="240" w:lineRule="auto"/>
            </w:pPr>
          </w:p>
        </w:tc>
      </w:tr>
      <w:tr w:rsidR="00A34AF1" w:rsidRPr="00A34AF1" w14:paraId="1A9C0A62" w14:textId="77777777">
        <w:trPr>
          <w:trHeight w:val="976"/>
        </w:trPr>
        <w:tc>
          <w:tcPr>
            <w:tcW w:w="2263" w:type="dxa"/>
            <w:tcBorders>
              <w:top w:val="single" w:sz="4" w:space="0" w:color="auto"/>
              <w:left w:val="single" w:sz="4" w:space="0" w:color="auto"/>
              <w:bottom w:val="single" w:sz="4" w:space="0" w:color="auto"/>
              <w:right w:val="single" w:sz="4" w:space="0" w:color="auto"/>
            </w:tcBorders>
            <w:vAlign w:val="center"/>
            <w:hideMark/>
          </w:tcPr>
          <w:p w14:paraId="1EDBE96B" w14:textId="77777777" w:rsidR="00A34AF1" w:rsidRDefault="00A34AF1">
            <w:pPr>
              <w:spacing w:after="0" w:line="240" w:lineRule="auto"/>
            </w:pPr>
            <w:r>
              <w:t>Problema de pesquisa / Situação-problema: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75966F5B" w14:textId="77777777" w:rsidR="00A34AF1" w:rsidRDefault="00A34AF1">
            <w:pPr>
              <w:spacing w:after="0" w:line="240" w:lineRule="auto"/>
            </w:pPr>
            <w:r>
              <w:t>Modelos de séries temporais tradicionais (ARMA, ARIMA) assumem parâmetros constantes ao longo do tempo, hipótese frequentemente violada em séries macroeconômicas e financeiras, em que ocorrem mudanças estruturais associadas a fases distintas do ciclo econômico.</w:t>
            </w:r>
          </w:p>
          <w:p w14:paraId="273AECD2" w14:textId="77777777" w:rsidR="00A34AF1" w:rsidRDefault="00A34AF1">
            <w:pPr>
              <w:spacing w:after="0" w:line="240" w:lineRule="auto"/>
            </w:pPr>
          </w:p>
        </w:tc>
      </w:tr>
      <w:tr w:rsidR="00A34AF1" w:rsidRPr="00A34AF1" w14:paraId="44A3EE0F"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6F472020" w14:textId="77777777" w:rsidR="00A34AF1" w:rsidRDefault="00A34AF1">
            <w:pPr>
              <w:spacing w:after="0" w:line="240" w:lineRule="auto"/>
            </w:pPr>
            <w:r>
              <w:t>Objetivos:</w:t>
            </w:r>
          </w:p>
        </w:tc>
        <w:tc>
          <w:tcPr>
            <w:tcW w:w="7365" w:type="dxa"/>
            <w:tcBorders>
              <w:top w:val="single" w:sz="4" w:space="0" w:color="auto"/>
              <w:left w:val="single" w:sz="4" w:space="0" w:color="auto"/>
              <w:bottom w:val="single" w:sz="4" w:space="0" w:color="auto"/>
              <w:right w:val="single" w:sz="4" w:space="0" w:color="auto"/>
            </w:tcBorders>
            <w:vAlign w:val="center"/>
          </w:tcPr>
          <w:p w14:paraId="16A85341" w14:textId="77777777" w:rsidR="00A34AF1" w:rsidRDefault="00A34AF1">
            <w:pPr>
              <w:spacing w:after="0" w:line="240" w:lineRule="auto"/>
            </w:pPr>
            <w:r>
              <w:t>Propor uma abordagem em que os parâmetros do processo gerador dos dados dependem de um estado latente que segue uma cadeia de Markov, e aplicar essa abordagem ao crescimento do PIB dos Estados Unidos para identificar regimes de expansão e recessão.</w:t>
            </w:r>
          </w:p>
          <w:p w14:paraId="528EA02E" w14:textId="77777777" w:rsidR="00A34AF1" w:rsidRDefault="00A34AF1">
            <w:pPr>
              <w:spacing w:after="0" w:line="240" w:lineRule="auto"/>
            </w:pPr>
          </w:p>
        </w:tc>
      </w:tr>
      <w:tr w:rsidR="00A34AF1" w:rsidRPr="00A34AF1" w14:paraId="44D5E031"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5FF09E1F" w14:textId="77777777" w:rsidR="00A34AF1" w:rsidRDefault="00A34AF1">
            <w:pPr>
              <w:spacing w:after="0" w:line="240" w:lineRule="auto"/>
            </w:pPr>
            <w:r>
              <w:t>Metodologia:</w:t>
            </w:r>
          </w:p>
        </w:tc>
        <w:tc>
          <w:tcPr>
            <w:tcW w:w="7365" w:type="dxa"/>
            <w:tcBorders>
              <w:top w:val="single" w:sz="4" w:space="0" w:color="auto"/>
              <w:left w:val="single" w:sz="4" w:space="0" w:color="auto"/>
              <w:bottom w:val="single" w:sz="4" w:space="0" w:color="auto"/>
              <w:right w:val="single" w:sz="4" w:space="0" w:color="auto"/>
            </w:tcBorders>
            <w:vAlign w:val="center"/>
          </w:tcPr>
          <w:p w14:paraId="2CEF01F3" w14:textId="77777777" w:rsidR="00A34AF1" w:rsidRDefault="00A34AF1">
            <w:pPr>
              <w:spacing w:after="0" w:line="240" w:lineRule="auto"/>
            </w:pPr>
            <w:r>
              <w:t xml:space="preserve">Especificação de um modelo autorregressivo com chaveamento markoviano, estimação dos parâmetros por máxima verossimilhança via filtro recursivo proposto pelo autor e inferência da sequência mais provável de estados latentes pelo algoritmo de smoothing.</w:t>
            </w:r>
          </w:p>
          <w:p w14:paraId="682A9653" w14:textId="77777777" w:rsidR="00A34AF1" w:rsidRDefault="00A34AF1">
            <w:pPr>
              <w:spacing w:after="0" w:line="240" w:lineRule="auto"/>
            </w:pPr>
          </w:p>
        </w:tc>
      </w:tr>
      <w:tr w:rsidR="00A34AF1" w:rsidRPr="00A34AF1" w14:paraId="02038341"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5C06A32C" w14:textId="77777777" w:rsidR="00A34AF1" w:rsidRDefault="00A34AF1">
            <w:pPr>
              <w:spacing w:after="0" w:line="240" w:lineRule="auto"/>
            </w:pPr>
            <w:r>
              <w:t>Resultados obtidos:</w:t>
            </w:r>
          </w:p>
        </w:tc>
        <w:tc>
          <w:tcPr>
            <w:tcW w:w="7365" w:type="dxa"/>
            <w:tcBorders>
              <w:top w:val="single" w:sz="4" w:space="0" w:color="auto"/>
              <w:left w:val="single" w:sz="4" w:space="0" w:color="auto"/>
              <w:bottom w:val="single" w:sz="4" w:space="0" w:color="auto"/>
              <w:right w:val="single" w:sz="4" w:space="0" w:color="auto"/>
            </w:tcBorders>
            <w:vAlign w:val="center"/>
          </w:tcPr>
          <w:p w14:paraId="05AEB3FE" w14:textId="77777777" w:rsidR="00A34AF1" w:rsidRDefault="00A34AF1">
            <w:pPr>
              <w:spacing w:after="0" w:line="240" w:lineRule="auto"/>
            </w:pPr>
            <w:r>
              <w:t>O modelo identifica de forma consistente os períodos de recessão e expansão da economia norte-americana entre 1952 e 1984, e demonstra superioridade estatística em relação a especificações com parâmetros constantes.</w:t>
            </w:r>
          </w:p>
          <w:p w14:paraId="1A3BC50F" w14:textId="77777777" w:rsidR="00A34AF1" w:rsidRDefault="00A34AF1">
            <w:pPr>
              <w:spacing w:after="0" w:line="240" w:lineRule="auto"/>
            </w:pPr>
          </w:p>
        </w:tc>
      </w:tr>
      <w:tr w:rsidR="00A34AF1" w:rsidRPr="00A34AF1" w14:paraId="59F83C68"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5BCF0DEF" w14:textId="77777777" w:rsidR="00A34AF1" w:rsidRDefault="00A34AF1">
            <w:pPr>
              <w:spacing w:after="0" w:line="240" w:lineRule="auto"/>
            </w:pPr>
            <w:r>
              <w:t>Conclusão:</w:t>
            </w:r>
          </w:p>
        </w:tc>
        <w:tc>
          <w:tcPr>
            <w:tcW w:w="7365" w:type="dxa"/>
            <w:tcBorders>
              <w:top w:val="single" w:sz="4" w:space="0" w:color="auto"/>
              <w:left w:val="single" w:sz="4" w:space="0" w:color="auto"/>
              <w:bottom w:val="single" w:sz="4" w:space="0" w:color="auto"/>
              <w:right w:val="single" w:sz="4" w:space="0" w:color="auto"/>
            </w:tcBorders>
            <w:vAlign w:val="center"/>
          </w:tcPr>
          <w:p w14:paraId="315661F2" w14:textId="77777777" w:rsidR="00A34AF1" w:rsidRDefault="00A34AF1">
            <w:pPr>
              <w:spacing w:after="0" w:line="240" w:lineRule="auto"/>
            </w:pPr>
            <w:r>
              <w:t xml:space="preserve">O artigo estabelece o framework metodológico do Markov switching, hoje pilar para modelagem de regimes em finanças e economia, e fornece a base teórica para extensões posteriores como o MS-GARCH adotado como benchmark no TCC.</w:t>
            </w:r>
          </w:p>
        </w:tc>
      </w:tr>
    </w:tbl>
    <w:p w14:paraId="7AE41FDF" w14:textId="77777777" w:rsidR="00971877" w:rsidRDefault="00971877" w:rsidP="00E95AE5">
      <w:pPr>
        <w:tabs>
          <w:tab w:val="left" w:pos="3885"/>
          <w:tab w:val="left" w:pos="3945"/>
        </w:tabs>
        <w:autoSpaceDE w:val="0"/>
        <w:autoSpaceDN w:val="0"/>
        <w:adjustRightInd w:val="0"/>
        <w:spacing w:after="0"/>
        <w:contextualSpacing/>
        <w:jc w:val="center"/>
        <w:rPr>
          <w:b/>
          <w:szCs w:val="24"/>
        </w:rPr>
      </w:pPr>
    </w:p>
    <w:p w14:paraId="68E7394F" w14:textId="77777777" w:rsidR="00971877" w:rsidRDefault="00971877" w:rsidP="00E95AE5">
      <w:pPr>
        <w:tabs>
          <w:tab w:val="left" w:pos="3885"/>
          <w:tab w:val="left" w:pos="3945"/>
        </w:tabs>
        <w:autoSpaceDE w:val="0"/>
        <w:autoSpaceDN w:val="0"/>
        <w:adjustRightInd w:val="0"/>
        <w:spacing w:after="0"/>
        <w:contextualSpacing/>
        <w:jc w:val="center"/>
        <w:rPr>
          <w:b/>
          <w:szCs w:val="24"/>
        </w:rPr>
      </w:pPr>
    </w:p>
    <w:p w14:paraId="3BC81808" w14:textId="77777777" w:rsidR="00971877" w:rsidRDefault="00971877" w:rsidP="00E95AE5">
      <w:pPr>
        <w:tabs>
          <w:tab w:val="left" w:pos="3885"/>
          <w:tab w:val="left" w:pos="3945"/>
        </w:tabs>
        <w:autoSpaceDE w:val="0"/>
        <w:autoSpaceDN w:val="0"/>
        <w:adjustRightInd w:val="0"/>
        <w:spacing w:after="0"/>
        <w:contextualSpacing/>
        <w:jc w:val="center"/>
        <w:rPr>
          <w:b/>
          <w:szCs w:val="24"/>
        </w:rPr>
      </w:pPr>
    </w:p>
    <w:p w14:paraId="54C554D2" w14:textId="098E866F" w:rsidR="00E95AE5" w:rsidRDefault="00E95AE5" w:rsidP="00E95AE5">
      <w:pPr>
        <w:tabs>
          <w:tab w:val="left" w:pos="3885"/>
          <w:tab w:val="left" w:pos="3945"/>
        </w:tabs>
        <w:autoSpaceDE w:val="0"/>
        <w:autoSpaceDN w:val="0"/>
        <w:adjustRightInd w:val="0"/>
        <w:spacing w:after="0"/>
        <w:contextualSpacing/>
        <w:jc w:val="center"/>
        <w:rPr>
          <w:b/>
          <w:szCs w:val="24"/>
        </w:rPr>
      </w:pPr>
      <w:r>
        <w:rPr>
          <w:b/>
          <w:szCs w:val="24"/>
        </w:rPr>
        <w:lastRenderedPageBreak/>
        <w:t>APÊNDICE F</w:t>
      </w:r>
      <w:r>
        <w:rPr>
          <w:szCs w:val="24"/>
        </w:rPr>
        <w:t xml:space="preserve"> </w:t>
      </w:r>
      <w:r>
        <w:rPr>
          <w:b/>
          <w:szCs w:val="24"/>
        </w:rPr>
        <w:t>– Fichamento 6</w:t>
      </w:r>
    </w:p>
    <w:p w14:paraId="3153DC93" w14:textId="77777777" w:rsidR="00A34AF1" w:rsidRDefault="00A34AF1" w:rsidP="00A34AF1">
      <w:pPr>
        <w:shd w:val="clear" w:color="auto" w:fill="000000" w:themeFill="text1"/>
        <w:spacing w:after="0" w:line="240" w:lineRule="auto"/>
        <w:jc w:val="center"/>
        <w:rPr>
          <w:rFonts w:ascii="Calibri" w:hAnsi="Calibri" w:cs="Calibri"/>
          <w:b/>
          <w:bCs/>
          <w:sz w:val="22"/>
        </w:rPr>
      </w:pPr>
      <w:r>
        <w:rPr>
          <w:rFonts w:ascii="Calibri" w:hAnsi="Calibri" w:cs="Calibri"/>
          <w:b/>
          <w:bCs/>
        </w:rPr>
        <w:t>FICHAMENTO TÉCNICO #006</w:t>
      </w:r>
    </w:p>
    <w:tbl>
      <w:tblPr>
        <w:tblStyle w:val="TableGrid"/>
        <w:tblW w:w="0" w:type="auto"/>
        <w:tblLook w:val="04A0" w:firstRow="1" w:lastRow="0" w:firstColumn="1" w:lastColumn="0" w:noHBand="0" w:noVBand="1"/>
      </w:tblPr>
      <w:tblGrid>
        <w:gridCol w:w="2179"/>
        <w:gridCol w:w="6882"/>
      </w:tblGrid>
      <w:tr w:rsidR="00A34AF1" w14:paraId="70F023C1"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7941B689" w14:textId="77777777" w:rsidR="00A34AF1" w:rsidRDefault="00A34AF1">
            <w:pPr>
              <w:spacing w:after="0" w:line="240" w:lineRule="auto"/>
              <w:rPr>
                <w:rFonts w:asciiTheme="minorHAnsi" w:hAnsiTheme="minorHAnsi" w:cstheme="minorBidi"/>
              </w:rPr>
            </w:pPr>
            <w:r>
              <w:t>Referência: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69049C61" w14:textId="77777777" w:rsidR="00A34AF1" w:rsidRDefault="00A34AF1">
            <w:pPr>
              <w:spacing w:after="0" w:line="240" w:lineRule="auto"/>
            </w:pPr>
            <w:r>
              <w:rPr>
                <w:lang w:val="en-US"/>
              </w:rPr>
              <w:t xml:space="preserve">HOCHREITER, S.; SCHMIDHUBER, J. Long short-term memory. </w:t>
            </w:r>
            <w:r>
              <w:t xml:space="preserve">Neural Computation, v. 9, n. 8, p. 1735–1780, 1997. DOI: 10.1162/neco.1997.9.8.1735.</w:t>
            </w:r>
          </w:p>
        </w:tc>
      </w:tr>
      <w:tr w:rsidR="00A34AF1" w14:paraId="026D5EB3"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4798A03E" w14:textId="77777777" w:rsidR="00A34AF1" w:rsidRDefault="00A34AF1">
            <w:pPr>
              <w:spacing w:after="0" w:line="240" w:lineRule="auto"/>
            </w:pPr>
            <w:r>
              <w:t>Base de dados consultada: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4548518D" w14:textId="77777777" w:rsidR="00A34AF1" w:rsidRDefault="00A34AF1">
            <w:pPr>
              <w:spacing w:after="0" w:line="240" w:lineRule="auto"/>
            </w:pPr>
            <w:r>
              <w:t xml:space="preserve">IEEE Xplore (acesso via MIT Press).</w:t>
            </w:r>
          </w:p>
        </w:tc>
      </w:tr>
      <w:tr w:rsidR="00A34AF1" w:rsidRPr="00A34AF1" w14:paraId="4489B192"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38D6AFA7" w14:textId="77777777" w:rsidR="00A34AF1" w:rsidRDefault="00A34AF1">
            <w:pPr>
              <w:spacing w:after="0" w:line="240" w:lineRule="auto"/>
            </w:pPr>
            <w:r>
              <w:t>Critérios de inclusão e exclusão:</w:t>
            </w:r>
          </w:p>
        </w:tc>
        <w:tc>
          <w:tcPr>
            <w:tcW w:w="7365" w:type="dxa"/>
            <w:tcBorders>
              <w:top w:val="single" w:sz="4" w:space="0" w:color="auto"/>
              <w:left w:val="single" w:sz="4" w:space="0" w:color="auto"/>
              <w:bottom w:val="single" w:sz="4" w:space="0" w:color="auto"/>
              <w:right w:val="single" w:sz="4" w:space="0" w:color="auto"/>
            </w:tcBorders>
            <w:vAlign w:val="center"/>
            <w:hideMark/>
          </w:tcPr>
          <w:p w14:paraId="1F1D5D1C" w14:textId="77777777" w:rsidR="00A34AF1" w:rsidRDefault="00A34AF1">
            <w:pPr>
              <w:spacing w:after="0" w:line="240" w:lineRule="auto"/>
            </w:pPr>
            <w:r>
              <w:t xml:space="preserve">Foram incluídos trabalhos seminais sobre arquiteturas recorrentes capazes de aprender dependências de longo prazo, sendo excluídos estudos limitados a redes feedforward ou a janelas temporais curtas.</w:t>
            </w:r>
          </w:p>
        </w:tc>
      </w:tr>
      <w:tr w:rsidR="00A34AF1" w:rsidRPr="00A34AF1" w14:paraId="78C18CBF"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716E02EE" w14:textId="77777777" w:rsidR="00A34AF1" w:rsidRDefault="00A34AF1">
            <w:pPr>
              <w:spacing w:after="0" w:line="240" w:lineRule="auto"/>
            </w:pPr>
            <w:r>
              <w:t>Critérios de qualificação / fator de impacto:</w:t>
            </w:r>
          </w:p>
        </w:tc>
        <w:tc>
          <w:tcPr>
            <w:tcW w:w="7365" w:type="dxa"/>
            <w:tcBorders>
              <w:top w:val="single" w:sz="4" w:space="0" w:color="auto"/>
              <w:left w:val="single" w:sz="4" w:space="0" w:color="auto"/>
              <w:bottom w:val="single" w:sz="4" w:space="0" w:color="auto"/>
              <w:right w:val="single" w:sz="4" w:space="0" w:color="auto"/>
            </w:tcBorders>
            <w:vAlign w:val="center"/>
            <w:hideMark/>
          </w:tcPr>
          <w:p w14:paraId="24735CF3" w14:textId="77777777" w:rsidR="00A34AF1" w:rsidRDefault="00A34AF1">
            <w:pPr>
              <w:spacing w:after="0" w:line="240" w:lineRule="auto"/>
            </w:pPr>
            <w:r>
              <w:t xml:space="preserve">Periódico Neural Computation, Qualis A1 e JCR superior a 2,5. Artigo seminal do LSTM, com mais de 100.000 citações registradas. Referência obrigatória para qualquer aplicação de deep learning em séries temporais.</w:t>
            </w:r>
          </w:p>
        </w:tc>
      </w:tr>
      <w:tr w:rsidR="00A34AF1" w:rsidRPr="00931902" w14:paraId="7F98FC38"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34417D9D" w14:textId="77777777" w:rsidR="00A34AF1" w:rsidRDefault="00A34AF1">
            <w:pPr>
              <w:spacing w:after="0" w:line="240" w:lineRule="auto"/>
            </w:pPr>
            <w:r>
              <w:t>Palavras-chave:</w:t>
            </w:r>
          </w:p>
        </w:tc>
        <w:tc>
          <w:tcPr>
            <w:tcW w:w="7365" w:type="dxa"/>
            <w:tcBorders>
              <w:top w:val="single" w:sz="4" w:space="0" w:color="auto"/>
              <w:left w:val="single" w:sz="4" w:space="0" w:color="auto"/>
              <w:bottom w:val="single" w:sz="4" w:space="0" w:color="auto"/>
              <w:right w:val="single" w:sz="4" w:space="0" w:color="auto"/>
            </w:tcBorders>
            <w:vAlign w:val="center"/>
            <w:hideMark/>
          </w:tcPr>
          <w:p w14:paraId="4F7CBE2F" w14:textId="77777777" w:rsidR="00A34AF1" w:rsidRPr="00A34AF1" w:rsidRDefault="00A34AF1">
            <w:pPr>
              <w:spacing w:after="0" w:line="240" w:lineRule="auto"/>
              <w:rPr>
                <w:lang w:val="en-US"/>
              </w:rPr>
            </w:pPr>
            <w:r>
              <w:rPr>
                <w:lang w:val="en-US"/>
              </w:rPr>
              <w:t>Long short-term memory, recurrent neural networks, vanishing gradient, gate mechanisms, sequence learning.</w:t>
            </w:r>
          </w:p>
        </w:tc>
      </w:tr>
      <w:tr w:rsidR="00A34AF1" w:rsidRPr="00A34AF1" w14:paraId="7E58FDDD"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2B10E6CF" w14:textId="77777777" w:rsidR="00A34AF1" w:rsidRDefault="00A34AF1">
            <w:pPr>
              <w:spacing w:after="0" w:line="240" w:lineRule="auto"/>
            </w:pPr>
            <w:r>
              <w:t>Objeto da pesquisa:</w:t>
            </w:r>
          </w:p>
        </w:tc>
        <w:tc>
          <w:tcPr>
            <w:tcW w:w="7365" w:type="dxa"/>
            <w:tcBorders>
              <w:top w:val="single" w:sz="4" w:space="0" w:color="auto"/>
              <w:left w:val="single" w:sz="4" w:space="0" w:color="auto"/>
              <w:bottom w:val="single" w:sz="4" w:space="0" w:color="auto"/>
              <w:right w:val="single" w:sz="4" w:space="0" w:color="auto"/>
            </w:tcBorders>
            <w:vAlign w:val="center"/>
          </w:tcPr>
          <w:p w14:paraId="42734D6B" w14:textId="77777777" w:rsidR="00A34AF1" w:rsidRDefault="00A34AF1">
            <w:pPr>
              <w:spacing w:after="0" w:line="240" w:lineRule="auto"/>
            </w:pPr>
            <w:r>
              <w:t xml:space="preserve">Apresentação da arquitetura Long Short-Term Memory (LSTM), uma rede neural recorrente projetada para superar o problema do desaparecimento do gradiente em sequências longas.</w:t>
            </w:r>
          </w:p>
          <w:p w14:paraId="5C6DE0E1" w14:textId="77777777" w:rsidR="00A34AF1" w:rsidRDefault="00A34AF1">
            <w:pPr>
              <w:spacing w:after="0" w:line="240" w:lineRule="auto"/>
            </w:pPr>
          </w:p>
        </w:tc>
      </w:tr>
      <w:tr w:rsidR="00A34AF1" w:rsidRPr="00A34AF1" w14:paraId="083AE0FA" w14:textId="77777777">
        <w:trPr>
          <w:trHeight w:val="976"/>
        </w:trPr>
        <w:tc>
          <w:tcPr>
            <w:tcW w:w="2263" w:type="dxa"/>
            <w:tcBorders>
              <w:top w:val="single" w:sz="4" w:space="0" w:color="auto"/>
              <w:left w:val="single" w:sz="4" w:space="0" w:color="auto"/>
              <w:bottom w:val="single" w:sz="4" w:space="0" w:color="auto"/>
              <w:right w:val="single" w:sz="4" w:space="0" w:color="auto"/>
            </w:tcBorders>
            <w:vAlign w:val="center"/>
            <w:hideMark/>
          </w:tcPr>
          <w:p w14:paraId="370FF73B" w14:textId="77777777" w:rsidR="00A34AF1" w:rsidRDefault="00A34AF1">
            <w:pPr>
              <w:spacing w:after="0" w:line="240" w:lineRule="auto"/>
            </w:pPr>
            <w:r>
              <w:t>Problema de pesquisa / Situação-problema: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7A8C544B" w14:textId="77777777" w:rsidR="00A34AF1" w:rsidRDefault="00A34AF1">
            <w:pPr>
              <w:spacing w:after="0" w:line="240" w:lineRule="auto"/>
            </w:pPr>
            <w:r>
              <w:t xml:space="preserve">Redes neurais recorrentes tradicionais sofrem com o vanishing/exploding gradient quando treinadas em sequências longas, o que impede o aprendizado de dependências de longo prazo, característica essencial em séries temporais financeiras.</w:t>
            </w:r>
          </w:p>
          <w:p w14:paraId="748AB47C" w14:textId="77777777" w:rsidR="00A34AF1" w:rsidRDefault="00A34AF1">
            <w:pPr>
              <w:spacing w:after="0" w:line="240" w:lineRule="auto"/>
            </w:pPr>
          </w:p>
        </w:tc>
      </w:tr>
      <w:tr w:rsidR="00A34AF1" w:rsidRPr="00A34AF1" w14:paraId="7A7E48AB"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55D587E6" w14:textId="77777777" w:rsidR="00A34AF1" w:rsidRDefault="00A34AF1">
            <w:pPr>
              <w:spacing w:after="0" w:line="240" w:lineRule="auto"/>
            </w:pPr>
            <w:r>
              <w:t>Objetivos:</w:t>
            </w:r>
          </w:p>
        </w:tc>
        <w:tc>
          <w:tcPr>
            <w:tcW w:w="7365" w:type="dxa"/>
            <w:tcBorders>
              <w:top w:val="single" w:sz="4" w:space="0" w:color="auto"/>
              <w:left w:val="single" w:sz="4" w:space="0" w:color="auto"/>
              <w:bottom w:val="single" w:sz="4" w:space="0" w:color="auto"/>
              <w:right w:val="single" w:sz="4" w:space="0" w:color="auto"/>
            </w:tcBorders>
            <w:vAlign w:val="center"/>
          </w:tcPr>
          <w:p w14:paraId="7BCB5B6B" w14:textId="77777777" w:rsidR="00A34AF1" w:rsidRDefault="00A34AF1">
            <w:pPr>
              <w:spacing w:after="0" w:line="240" w:lineRule="auto"/>
            </w:pPr>
            <w:r>
              <w:t xml:space="preserve">Projetar uma arquitetura recorrente com mecanismos de gate (entrada, esquecimento e saída) capazes de preservar gradiente ao longo do tempo, permitindo o aprendizado de dependências de longo prazo de forma estável.</w:t>
            </w:r>
          </w:p>
          <w:p w14:paraId="437F020B" w14:textId="77777777" w:rsidR="00A34AF1" w:rsidRDefault="00A34AF1">
            <w:pPr>
              <w:spacing w:after="0" w:line="240" w:lineRule="auto"/>
            </w:pPr>
          </w:p>
        </w:tc>
      </w:tr>
      <w:tr w:rsidR="00A34AF1" w:rsidRPr="00A34AF1" w14:paraId="40CD3378"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59B6BECE" w14:textId="77777777" w:rsidR="00A34AF1" w:rsidRDefault="00A34AF1">
            <w:pPr>
              <w:spacing w:after="0" w:line="240" w:lineRule="auto"/>
            </w:pPr>
            <w:r>
              <w:t>Metodologia:</w:t>
            </w:r>
          </w:p>
        </w:tc>
        <w:tc>
          <w:tcPr>
            <w:tcW w:w="7365" w:type="dxa"/>
            <w:tcBorders>
              <w:top w:val="single" w:sz="4" w:space="0" w:color="auto"/>
              <w:left w:val="single" w:sz="4" w:space="0" w:color="auto"/>
              <w:bottom w:val="single" w:sz="4" w:space="0" w:color="auto"/>
              <w:right w:val="single" w:sz="4" w:space="0" w:color="auto"/>
            </w:tcBorders>
            <w:vAlign w:val="center"/>
          </w:tcPr>
          <w:p w14:paraId="52C2DA3F" w14:textId="77777777" w:rsidR="00A34AF1" w:rsidRDefault="00A34AF1">
            <w:pPr>
              <w:spacing w:after="0" w:line="240" w:lineRule="auto"/>
            </w:pPr>
            <w:r>
              <w:t xml:space="preserve">Definição matemática da célula LSTM, com unidade de memória e três gates aprendíveis, treinada por backpropagation through time. Experimentos em problemas sintéticos de dependência de longo prazo demonstram a viabilidade da arquitetura.</w:t>
            </w:r>
          </w:p>
          <w:p w14:paraId="183B94EE" w14:textId="77777777" w:rsidR="00A34AF1" w:rsidRDefault="00A34AF1">
            <w:pPr>
              <w:spacing w:after="0" w:line="240" w:lineRule="auto"/>
            </w:pPr>
          </w:p>
        </w:tc>
      </w:tr>
      <w:tr w:rsidR="00A34AF1" w:rsidRPr="00A34AF1" w14:paraId="55797021"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1B3C679A" w14:textId="77777777" w:rsidR="00A34AF1" w:rsidRDefault="00A34AF1">
            <w:pPr>
              <w:spacing w:after="0" w:line="240" w:lineRule="auto"/>
            </w:pPr>
            <w:r>
              <w:t>Resultados obtidos:</w:t>
            </w:r>
          </w:p>
        </w:tc>
        <w:tc>
          <w:tcPr>
            <w:tcW w:w="7365" w:type="dxa"/>
            <w:tcBorders>
              <w:top w:val="single" w:sz="4" w:space="0" w:color="auto"/>
              <w:left w:val="single" w:sz="4" w:space="0" w:color="auto"/>
              <w:bottom w:val="single" w:sz="4" w:space="0" w:color="auto"/>
              <w:right w:val="single" w:sz="4" w:space="0" w:color="auto"/>
            </w:tcBorders>
            <w:vAlign w:val="center"/>
          </w:tcPr>
          <w:p w14:paraId="775F2CB9" w14:textId="77777777" w:rsidR="00A34AF1" w:rsidRDefault="00A34AF1">
            <w:pPr>
              <w:spacing w:after="0" w:line="240" w:lineRule="auto"/>
            </w:pPr>
            <w:r>
              <w:t xml:space="preserve">A LSTM aprende com sucesso dependências temporais de até 1.000 passos, tarefa inviável para RNNs convencionais, e converge de forma estável em problemas que as redes anteriores falhavam em resolver.</w:t>
            </w:r>
          </w:p>
          <w:p w14:paraId="1943B4BD" w14:textId="77777777" w:rsidR="00A34AF1" w:rsidRDefault="00A34AF1">
            <w:pPr>
              <w:spacing w:after="0" w:line="240" w:lineRule="auto"/>
            </w:pPr>
          </w:p>
        </w:tc>
      </w:tr>
      <w:tr w:rsidR="00A34AF1" w:rsidRPr="00A34AF1" w14:paraId="724B57CA"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2ECF880B" w14:textId="77777777" w:rsidR="00A34AF1" w:rsidRDefault="00A34AF1">
            <w:pPr>
              <w:spacing w:after="0" w:line="240" w:lineRule="auto"/>
            </w:pPr>
            <w:r>
              <w:t>Conclusão:</w:t>
            </w:r>
          </w:p>
        </w:tc>
        <w:tc>
          <w:tcPr>
            <w:tcW w:w="7365" w:type="dxa"/>
            <w:tcBorders>
              <w:top w:val="single" w:sz="4" w:space="0" w:color="auto"/>
              <w:left w:val="single" w:sz="4" w:space="0" w:color="auto"/>
              <w:bottom w:val="single" w:sz="4" w:space="0" w:color="auto"/>
              <w:right w:val="single" w:sz="4" w:space="0" w:color="auto"/>
            </w:tcBorders>
            <w:vAlign w:val="center"/>
          </w:tcPr>
          <w:p w14:paraId="6AA2D09B" w14:textId="77777777" w:rsidR="00A34AF1" w:rsidRDefault="00A34AF1">
            <w:pPr>
              <w:spacing w:after="0" w:line="240" w:lineRule="auto"/>
            </w:pPr>
            <w:r>
              <w:t xml:space="preserve">O artigo estabelece o padrão arquitetural para modelagem de sequências longas e fundamenta o uso da LSTM como componente central da arquitetura proposta no TCC para forecast multivariado condicional ao regime.</w:t>
            </w:r>
          </w:p>
          <w:p w14:paraId="0329B682" w14:textId="77777777" w:rsidR="00A34AF1" w:rsidRDefault="00A34AF1">
            <w:pPr>
              <w:spacing w:after="0" w:line="240" w:lineRule="auto"/>
            </w:pPr>
          </w:p>
        </w:tc>
      </w:tr>
    </w:tbl>
    <w:p w14:paraId="4F73D3ED" w14:textId="77777777" w:rsidR="00E95AE5" w:rsidRDefault="00E95AE5" w:rsidP="002F2680">
      <w:pPr>
        <w:autoSpaceDE w:val="0"/>
        <w:autoSpaceDN w:val="0"/>
        <w:adjustRightInd w:val="0"/>
        <w:spacing w:after="0"/>
        <w:contextualSpacing/>
        <w:jc w:val="center"/>
        <w:rPr>
          <w:b/>
          <w:szCs w:val="24"/>
        </w:rPr>
      </w:pPr>
    </w:p>
    <w:p w14:paraId="2995F91A" w14:textId="4017DC7C" w:rsidR="00E95AE5" w:rsidRDefault="00E95AE5">
      <w:pPr>
        <w:spacing w:after="0" w:line="240" w:lineRule="auto"/>
        <w:rPr>
          <w:b/>
          <w:szCs w:val="24"/>
        </w:rPr>
      </w:pPr>
    </w:p>
    <w:p w14:paraId="329A1935" w14:textId="77777777" w:rsidR="00971877" w:rsidRDefault="00971877">
      <w:pPr>
        <w:spacing w:after="0" w:line="240" w:lineRule="auto"/>
        <w:rPr>
          <w:b/>
          <w:szCs w:val="24"/>
        </w:rPr>
      </w:pPr>
    </w:p>
    <w:p w14:paraId="2F2FBF03" w14:textId="77777777" w:rsidR="00971877" w:rsidRDefault="00971877">
      <w:pPr>
        <w:spacing w:after="0" w:line="240" w:lineRule="auto"/>
        <w:rPr>
          <w:b/>
          <w:szCs w:val="24"/>
        </w:rPr>
      </w:pPr>
    </w:p>
    <w:p w14:paraId="15E49050" w14:textId="77777777" w:rsidR="00971877" w:rsidRDefault="00971877" w:rsidP="00E95AE5">
      <w:pPr>
        <w:tabs>
          <w:tab w:val="left" w:pos="3885"/>
          <w:tab w:val="left" w:pos="3945"/>
        </w:tabs>
        <w:autoSpaceDE w:val="0"/>
        <w:autoSpaceDN w:val="0"/>
        <w:adjustRightInd w:val="0"/>
        <w:spacing w:after="0"/>
        <w:contextualSpacing/>
        <w:jc w:val="center"/>
        <w:rPr>
          <w:b/>
          <w:szCs w:val="24"/>
        </w:rPr>
      </w:pPr>
    </w:p>
    <w:p w14:paraId="7982114A" w14:textId="064EBE3B" w:rsidR="00E95AE5" w:rsidRDefault="00E95AE5" w:rsidP="00E95AE5">
      <w:pPr>
        <w:tabs>
          <w:tab w:val="left" w:pos="3885"/>
          <w:tab w:val="left" w:pos="3945"/>
        </w:tabs>
        <w:autoSpaceDE w:val="0"/>
        <w:autoSpaceDN w:val="0"/>
        <w:adjustRightInd w:val="0"/>
        <w:spacing w:after="0"/>
        <w:contextualSpacing/>
        <w:jc w:val="center"/>
        <w:rPr>
          <w:b/>
          <w:szCs w:val="24"/>
        </w:rPr>
      </w:pPr>
      <w:r>
        <w:rPr>
          <w:b/>
          <w:szCs w:val="24"/>
        </w:rPr>
        <w:lastRenderedPageBreak/>
        <w:t>APÊNDICE G</w:t>
      </w:r>
      <w:r>
        <w:rPr>
          <w:szCs w:val="24"/>
        </w:rPr>
        <w:t xml:space="preserve"> </w:t>
      </w:r>
      <w:r>
        <w:rPr>
          <w:b/>
          <w:szCs w:val="24"/>
        </w:rPr>
        <w:t>– Fichamento 7</w:t>
      </w:r>
    </w:p>
    <w:p w14:paraId="0DDE4297" w14:textId="77777777" w:rsidR="00A34AF1" w:rsidRDefault="00A34AF1" w:rsidP="00A34AF1">
      <w:pPr>
        <w:shd w:val="clear" w:color="auto" w:fill="000000" w:themeFill="text1"/>
        <w:spacing w:after="0" w:line="240" w:lineRule="auto"/>
        <w:jc w:val="center"/>
        <w:rPr>
          <w:rFonts w:ascii="Calibri" w:hAnsi="Calibri" w:cs="Calibri"/>
          <w:b/>
          <w:bCs/>
          <w:sz w:val="22"/>
        </w:rPr>
      </w:pPr>
      <w:r>
        <w:rPr>
          <w:rFonts w:ascii="Calibri" w:hAnsi="Calibri" w:cs="Calibri"/>
          <w:b/>
          <w:bCs/>
        </w:rPr>
        <w:t>FICHAMENTO TÉCNICO #007</w:t>
      </w:r>
    </w:p>
    <w:tbl>
      <w:tblPr>
        <w:tblStyle w:val="TableGrid"/>
        <w:tblW w:w="0" w:type="auto"/>
        <w:tblLook w:val="04A0" w:firstRow="1" w:lastRow="0" w:firstColumn="1" w:lastColumn="0" w:noHBand="0" w:noVBand="1"/>
      </w:tblPr>
      <w:tblGrid>
        <w:gridCol w:w="2188"/>
        <w:gridCol w:w="6873"/>
      </w:tblGrid>
      <w:tr w:rsidR="00A34AF1" w:rsidRPr="00931902" w14:paraId="1327E5DE"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22AD5454" w14:textId="77777777" w:rsidR="00A34AF1" w:rsidRDefault="00A34AF1">
            <w:pPr>
              <w:spacing w:after="0" w:line="240" w:lineRule="auto"/>
              <w:rPr>
                <w:rFonts w:asciiTheme="minorHAnsi" w:hAnsiTheme="minorHAnsi" w:cstheme="minorBidi"/>
              </w:rPr>
            </w:pPr>
            <w:r>
              <w:t>Referência: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6E88DA34" w14:textId="77777777" w:rsidR="00A34AF1" w:rsidRPr="00A34AF1" w:rsidRDefault="00A34AF1">
            <w:pPr>
              <w:spacing w:after="0" w:line="240" w:lineRule="auto"/>
              <w:rPr>
                <w:lang w:val="en-US"/>
              </w:rPr>
            </w:pPr>
            <w:r>
              <w:rPr>
                <w:lang w:val="en-US"/>
              </w:rPr>
              <w:t>ARDIA, D.; BLUTEAU, K.; BOUDT, K.; CATANIA, L.; TROTTIER, D.-A. Markov-switching GARCH models in R: the MSGARCH package. Journal of Statistical Software, v. 91, n. 4, p. 1–38, 2019. DOI: 10.18637/jss.v091.i04.</w:t>
            </w:r>
          </w:p>
        </w:tc>
      </w:tr>
      <w:tr w:rsidR="00A34AF1" w:rsidRPr="00A34AF1" w14:paraId="1E55381B"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7CAA3B8E" w14:textId="77777777" w:rsidR="00A34AF1" w:rsidRDefault="00A34AF1">
            <w:pPr>
              <w:spacing w:after="0" w:line="240" w:lineRule="auto"/>
            </w:pPr>
            <w:r>
              <w:t>Base de dados consultada: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29BBA27C" w14:textId="77777777" w:rsidR="00A34AF1" w:rsidRDefault="00A34AF1">
            <w:pPr>
              <w:spacing w:after="0" w:line="240" w:lineRule="auto"/>
            </w:pPr>
            <w:r>
              <w:t xml:space="preserve">Scopus (versão completa acessada via JSS, periódico open access).</w:t>
            </w:r>
          </w:p>
        </w:tc>
      </w:tr>
      <w:tr w:rsidR="00A34AF1" w:rsidRPr="00A34AF1" w14:paraId="3D6BB25E"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46561B1B" w14:textId="77777777" w:rsidR="00A34AF1" w:rsidRDefault="00A34AF1">
            <w:pPr>
              <w:spacing w:after="0" w:line="240" w:lineRule="auto"/>
            </w:pPr>
            <w:r>
              <w:t>Critérios de inclusão e exclusão:</w:t>
            </w:r>
          </w:p>
        </w:tc>
        <w:tc>
          <w:tcPr>
            <w:tcW w:w="7365" w:type="dxa"/>
            <w:tcBorders>
              <w:top w:val="single" w:sz="4" w:space="0" w:color="auto"/>
              <w:left w:val="single" w:sz="4" w:space="0" w:color="auto"/>
              <w:bottom w:val="single" w:sz="4" w:space="0" w:color="auto"/>
              <w:right w:val="single" w:sz="4" w:space="0" w:color="auto"/>
            </w:tcBorders>
            <w:vAlign w:val="center"/>
            <w:hideMark/>
          </w:tcPr>
          <w:p w14:paraId="705AB698" w14:textId="77777777" w:rsidR="00A34AF1" w:rsidRDefault="00A34AF1">
            <w:pPr>
              <w:spacing w:after="0" w:line="240" w:lineRule="auto"/>
            </w:pPr>
            <w:r>
              <w:t xml:space="preserve">Foram incluídos trabalhos que apresentam implementações computacionais reprodutíveis de modelos econométricos com chaveamento markoviano, sendo excluídos estudos puramente teóricos sem disponibilização de código.</w:t>
            </w:r>
          </w:p>
          <w:p w14:paraId="631BD29D" w14:textId="77777777" w:rsidR="00A34AF1" w:rsidRDefault="00A34AF1">
            <w:pPr>
              <w:spacing w:after="0" w:line="240" w:lineRule="auto"/>
            </w:pPr>
          </w:p>
        </w:tc>
      </w:tr>
      <w:tr w:rsidR="00A34AF1" w:rsidRPr="00A34AF1" w14:paraId="79CF1078"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67A6981D" w14:textId="77777777" w:rsidR="00A34AF1" w:rsidRDefault="00A34AF1">
            <w:pPr>
              <w:spacing w:after="0" w:line="240" w:lineRule="auto"/>
            </w:pPr>
            <w:r>
              <w:t>Critérios de qualificação / fator de impacto:</w:t>
            </w:r>
          </w:p>
        </w:tc>
        <w:tc>
          <w:tcPr>
            <w:tcW w:w="7365" w:type="dxa"/>
            <w:tcBorders>
              <w:top w:val="single" w:sz="4" w:space="0" w:color="auto"/>
              <w:left w:val="single" w:sz="4" w:space="0" w:color="auto"/>
              <w:bottom w:val="single" w:sz="4" w:space="0" w:color="auto"/>
              <w:right w:val="single" w:sz="4" w:space="0" w:color="auto"/>
            </w:tcBorders>
            <w:vAlign w:val="center"/>
            <w:hideMark/>
          </w:tcPr>
          <w:p w14:paraId="7D2673D0" w14:textId="77777777" w:rsidR="00A34AF1" w:rsidRDefault="00A34AF1">
            <w:pPr>
              <w:spacing w:after="0" w:line="240" w:lineRule="auto"/>
            </w:pPr>
            <w:r>
              <w:t xml:space="preserve">Periódico Journal of Statistical Software, Qualis A1 e JCR superior a 5,0. O pacote MSGARCH é a implementação de referência para o benchmark econométrico adotado no TCC.</w:t>
            </w:r>
          </w:p>
          <w:p w14:paraId="4735E640" w14:textId="77777777" w:rsidR="00A34AF1" w:rsidRDefault="00A34AF1">
            <w:pPr>
              <w:spacing w:after="0" w:line="240" w:lineRule="auto"/>
            </w:pPr>
          </w:p>
        </w:tc>
      </w:tr>
      <w:tr w:rsidR="00A34AF1" w:rsidRPr="00931902" w14:paraId="4FA4D2DD"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17B7C907" w14:textId="77777777" w:rsidR="00A34AF1" w:rsidRDefault="00A34AF1">
            <w:pPr>
              <w:spacing w:after="0" w:line="240" w:lineRule="auto"/>
            </w:pPr>
            <w:r>
              <w:t>Palavras-chave:</w:t>
            </w:r>
          </w:p>
        </w:tc>
        <w:tc>
          <w:tcPr>
            <w:tcW w:w="7365" w:type="dxa"/>
            <w:tcBorders>
              <w:top w:val="single" w:sz="4" w:space="0" w:color="auto"/>
              <w:left w:val="single" w:sz="4" w:space="0" w:color="auto"/>
              <w:bottom w:val="single" w:sz="4" w:space="0" w:color="auto"/>
              <w:right w:val="single" w:sz="4" w:space="0" w:color="auto"/>
            </w:tcBorders>
            <w:vAlign w:val="center"/>
            <w:hideMark/>
          </w:tcPr>
          <w:p w14:paraId="00A7C7B8" w14:textId="77777777" w:rsidR="00A34AF1" w:rsidRDefault="00A34AF1">
            <w:pPr>
              <w:spacing w:after="0" w:line="240" w:lineRule="auto"/>
              <w:rPr>
                <w:lang w:val="en-US"/>
              </w:rPr>
            </w:pPr>
            <w:r>
              <w:rPr>
                <w:lang w:val="en-US"/>
              </w:rPr>
              <w:t>MS-GARCH, regime switching, GARCH, R package, conditional volatility, Value-at-Risk.</w:t>
            </w:r>
          </w:p>
          <w:p w14:paraId="3FA59DD5" w14:textId="77777777" w:rsidR="00A34AF1" w:rsidRPr="00A34AF1" w:rsidRDefault="00A34AF1">
            <w:pPr>
              <w:spacing w:after="0" w:line="240" w:lineRule="auto"/>
              <w:rPr>
                <w:lang w:val="en-US"/>
              </w:rPr>
            </w:pPr>
          </w:p>
        </w:tc>
      </w:tr>
      <w:tr w:rsidR="00A34AF1" w:rsidRPr="00A34AF1" w14:paraId="2B6955D2"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013A4F77" w14:textId="77777777" w:rsidR="00A34AF1" w:rsidRDefault="00A34AF1">
            <w:pPr>
              <w:spacing w:after="0" w:line="240" w:lineRule="auto"/>
            </w:pPr>
            <w:r>
              <w:t>Objeto da pesquisa:</w:t>
            </w:r>
          </w:p>
        </w:tc>
        <w:tc>
          <w:tcPr>
            <w:tcW w:w="7365" w:type="dxa"/>
            <w:tcBorders>
              <w:top w:val="single" w:sz="4" w:space="0" w:color="auto"/>
              <w:left w:val="single" w:sz="4" w:space="0" w:color="auto"/>
              <w:bottom w:val="single" w:sz="4" w:space="0" w:color="auto"/>
              <w:right w:val="single" w:sz="4" w:space="0" w:color="auto"/>
            </w:tcBorders>
            <w:vAlign w:val="center"/>
          </w:tcPr>
          <w:p w14:paraId="35074047" w14:textId="77777777" w:rsidR="00A34AF1" w:rsidRDefault="00A34AF1">
            <w:pPr>
              <w:spacing w:after="0" w:line="240" w:lineRule="auto"/>
            </w:pPr>
            <w:r>
              <w:t xml:space="preserve">Apresentação do pacote MSGARCH em linguagem R, que implementa modelos GARCH com chaveamento markoviano para a modelagem de volatilidade condicional sujeita a mudanças de regime.</w:t>
            </w:r>
          </w:p>
          <w:p w14:paraId="7239B889" w14:textId="77777777" w:rsidR="00A34AF1" w:rsidRDefault="00A34AF1">
            <w:pPr>
              <w:spacing w:after="0" w:line="240" w:lineRule="auto"/>
            </w:pPr>
          </w:p>
        </w:tc>
      </w:tr>
      <w:tr w:rsidR="00A34AF1" w:rsidRPr="00A34AF1" w14:paraId="0A1D1898" w14:textId="77777777">
        <w:trPr>
          <w:trHeight w:val="976"/>
        </w:trPr>
        <w:tc>
          <w:tcPr>
            <w:tcW w:w="2263" w:type="dxa"/>
            <w:tcBorders>
              <w:top w:val="single" w:sz="4" w:space="0" w:color="auto"/>
              <w:left w:val="single" w:sz="4" w:space="0" w:color="auto"/>
              <w:bottom w:val="single" w:sz="4" w:space="0" w:color="auto"/>
              <w:right w:val="single" w:sz="4" w:space="0" w:color="auto"/>
            </w:tcBorders>
            <w:vAlign w:val="center"/>
            <w:hideMark/>
          </w:tcPr>
          <w:p w14:paraId="030E26B2" w14:textId="77777777" w:rsidR="00A34AF1" w:rsidRDefault="00A34AF1">
            <w:pPr>
              <w:spacing w:after="0" w:line="240" w:lineRule="auto"/>
            </w:pPr>
            <w:r>
              <w:t>Problema de pesquisa / Situação-problema: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50EF2021" w14:textId="77777777" w:rsidR="00A34AF1" w:rsidRDefault="00A34AF1">
            <w:pPr>
              <w:spacing w:after="0" w:line="240" w:lineRule="auto"/>
            </w:pPr>
            <w:r>
              <w:t>A estimação e a aplicação prática de modelos MS-GARCH são computacionalmente complexas, exigindo otimização de função de verossimilhança não convexa e inferência de estados latentes, o que limita seu uso por pesquisadores aplicados.</w:t>
            </w:r>
          </w:p>
          <w:p w14:paraId="00B064F1" w14:textId="77777777" w:rsidR="00A34AF1" w:rsidRDefault="00A34AF1">
            <w:pPr>
              <w:spacing w:after="0" w:line="240" w:lineRule="auto"/>
            </w:pPr>
          </w:p>
        </w:tc>
      </w:tr>
      <w:tr w:rsidR="00A34AF1" w:rsidRPr="00A34AF1" w14:paraId="3B523160"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194524B0" w14:textId="77777777" w:rsidR="00A34AF1" w:rsidRDefault="00A34AF1">
            <w:pPr>
              <w:spacing w:after="0" w:line="240" w:lineRule="auto"/>
            </w:pPr>
            <w:r>
              <w:t>Objetivos:</w:t>
            </w:r>
          </w:p>
        </w:tc>
        <w:tc>
          <w:tcPr>
            <w:tcW w:w="7365" w:type="dxa"/>
            <w:tcBorders>
              <w:top w:val="single" w:sz="4" w:space="0" w:color="auto"/>
              <w:left w:val="single" w:sz="4" w:space="0" w:color="auto"/>
              <w:bottom w:val="single" w:sz="4" w:space="0" w:color="auto"/>
              <w:right w:val="single" w:sz="4" w:space="0" w:color="auto"/>
            </w:tcBorders>
            <w:vAlign w:val="center"/>
          </w:tcPr>
          <w:p w14:paraId="0C9D2C06" w14:textId="77777777" w:rsidR="00A34AF1" w:rsidRDefault="00A34AF1">
            <w:pPr>
              <w:spacing w:after="0" w:line="240" w:lineRule="auto"/>
            </w:pPr>
            <w:r>
              <w:t xml:space="preserve">Disponibilizar uma implementação computacional eficiente, validada e reprodutível de modelos MS-GARCH, com estimação, simulação, previsão e cálculo de medidas de risco (VaR e Expected Shortfall) condicionais ao regime.</w:t>
            </w:r>
          </w:p>
          <w:p w14:paraId="04AEA73B" w14:textId="77777777" w:rsidR="00A34AF1" w:rsidRDefault="00A34AF1">
            <w:pPr>
              <w:spacing w:after="0" w:line="240" w:lineRule="auto"/>
            </w:pPr>
          </w:p>
        </w:tc>
      </w:tr>
      <w:tr w:rsidR="00A34AF1" w:rsidRPr="00A34AF1" w14:paraId="639CF626"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5B3D1524" w14:textId="77777777" w:rsidR="00A34AF1" w:rsidRDefault="00A34AF1">
            <w:pPr>
              <w:spacing w:after="0" w:line="240" w:lineRule="auto"/>
            </w:pPr>
            <w:r>
              <w:t>Metodologia:</w:t>
            </w:r>
          </w:p>
        </w:tc>
        <w:tc>
          <w:tcPr>
            <w:tcW w:w="7365" w:type="dxa"/>
            <w:tcBorders>
              <w:top w:val="single" w:sz="4" w:space="0" w:color="auto"/>
              <w:left w:val="single" w:sz="4" w:space="0" w:color="auto"/>
              <w:bottom w:val="single" w:sz="4" w:space="0" w:color="auto"/>
              <w:right w:val="single" w:sz="4" w:space="0" w:color="auto"/>
            </w:tcBorders>
            <w:vAlign w:val="center"/>
          </w:tcPr>
          <w:p w14:paraId="5160DF64" w14:textId="77777777" w:rsidR="00A34AF1" w:rsidRDefault="00A34AF1">
            <w:pPr>
              <w:spacing w:after="0" w:line="240" w:lineRule="auto"/>
            </w:pPr>
            <w:r>
              <w:t xml:space="preserve">Apresentação detalhada da arquitetura do pacote, das opções de especificação (distribuições, dinâmicas GARCH, número de regimes), dos algoritmos de estimação por máxima verossimilhança e dos procedimentos de backtesting suportados.</w:t>
            </w:r>
          </w:p>
          <w:p w14:paraId="0C66ECF4" w14:textId="77777777" w:rsidR="00A34AF1" w:rsidRDefault="00A34AF1">
            <w:pPr>
              <w:spacing w:after="0" w:line="240" w:lineRule="auto"/>
            </w:pPr>
          </w:p>
        </w:tc>
      </w:tr>
      <w:tr w:rsidR="00A34AF1" w:rsidRPr="00A34AF1" w14:paraId="0FBD951E"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179C01C6" w14:textId="77777777" w:rsidR="00A34AF1" w:rsidRDefault="00A34AF1">
            <w:pPr>
              <w:spacing w:after="0" w:line="240" w:lineRule="auto"/>
            </w:pPr>
            <w:r>
              <w:t>Resultados obtidos:</w:t>
            </w:r>
          </w:p>
        </w:tc>
        <w:tc>
          <w:tcPr>
            <w:tcW w:w="7365" w:type="dxa"/>
            <w:tcBorders>
              <w:top w:val="single" w:sz="4" w:space="0" w:color="auto"/>
              <w:left w:val="single" w:sz="4" w:space="0" w:color="auto"/>
              <w:bottom w:val="single" w:sz="4" w:space="0" w:color="auto"/>
              <w:right w:val="single" w:sz="4" w:space="0" w:color="auto"/>
            </w:tcBorders>
            <w:vAlign w:val="center"/>
          </w:tcPr>
          <w:p w14:paraId="56FCC6F8" w14:textId="77777777" w:rsidR="00A34AF1" w:rsidRDefault="00A34AF1">
            <w:pPr>
              <w:spacing w:after="0" w:line="240" w:lineRule="auto"/>
            </w:pPr>
            <w:r>
              <w:t xml:space="preserve">O pacote demonstra desempenho computacional competitivo e exemplos empíricos mostram a superioridade do MS-GARCH em relação ao GARCH convencional em períodos de estresse, particularmente para a estimação de VaR e ES.</w:t>
            </w:r>
          </w:p>
          <w:p w14:paraId="3A6A0138" w14:textId="77777777" w:rsidR="00A34AF1" w:rsidRDefault="00A34AF1">
            <w:pPr>
              <w:spacing w:after="0" w:line="240" w:lineRule="auto"/>
            </w:pPr>
          </w:p>
        </w:tc>
      </w:tr>
      <w:tr w:rsidR="00A34AF1" w:rsidRPr="00A34AF1" w14:paraId="56B59B18"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770E5638" w14:textId="77777777" w:rsidR="00A34AF1" w:rsidRDefault="00A34AF1">
            <w:pPr>
              <w:spacing w:after="0" w:line="240" w:lineRule="auto"/>
            </w:pPr>
            <w:r>
              <w:t>Conclusão:</w:t>
            </w:r>
          </w:p>
        </w:tc>
        <w:tc>
          <w:tcPr>
            <w:tcW w:w="7365" w:type="dxa"/>
            <w:tcBorders>
              <w:top w:val="single" w:sz="4" w:space="0" w:color="auto"/>
              <w:left w:val="single" w:sz="4" w:space="0" w:color="auto"/>
              <w:bottom w:val="single" w:sz="4" w:space="0" w:color="auto"/>
              <w:right w:val="single" w:sz="4" w:space="0" w:color="auto"/>
            </w:tcBorders>
            <w:vAlign w:val="center"/>
          </w:tcPr>
          <w:p w14:paraId="7C0E96A1" w14:textId="77777777" w:rsidR="00A34AF1" w:rsidRDefault="00A34AF1" w:rsidP="00A34AF1">
            <w:pPr>
              <w:spacing w:after="0" w:line="240" w:lineRule="auto"/>
            </w:pPr>
            <w:r>
              <w:t xml:space="preserve">O trabalho consolida o MSGARCH como ferramenta padrão para aplicações de risco com chaveamento markoviano, sendo a implementação adotada no TCC para o cálculo do benchmark econométrico comparado à arquitetura proposta.</w:t>
            </w:r>
          </w:p>
        </w:tc>
      </w:tr>
    </w:tbl>
    <w:p w14:paraId="7DEA09B0" w14:textId="77777777" w:rsidR="00971877" w:rsidRDefault="00971877" w:rsidP="00E95AE5">
      <w:pPr>
        <w:tabs>
          <w:tab w:val="left" w:pos="3885"/>
          <w:tab w:val="left" w:pos="3945"/>
        </w:tabs>
        <w:autoSpaceDE w:val="0"/>
        <w:autoSpaceDN w:val="0"/>
        <w:adjustRightInd w:val="0"/>
        <w:spacing w:after="0"/>
        <w:contextualSpacing/>
        <w:jc w:val="center"/>
        <w:rPr>
          <w:b/>
          <w:szCs w:val="24"/>
        </w:rPr>
      </w:pPr>
    </w:p>
    <w:p w14:paraId="2AD880EA" w14:textId="77777777" w:rsidR="00971877" w:rsidRDefault="00971877" w:rsidP="00E95AE5">
      <w:pPr>
        <w:tabs>
          <w:tab w:val="left" w:pos="3885"/>
          <w:tab w:val="left" w:pos="3945"/>
        </w:tabs>
        <w:autoSpaceDE w:val="0"/>
        <w:autoSpaceDN w:val="0"/>
        <w:adjustRightInd w:val="0"/>
        <w:spacing w:after="0"/>
        <w:contextualSpacing/>
        <w:jc w:val="center"/>
        <w:rPr>
          <w:b/>
          <w:szCs w:val="24"/>
        </w:rPr>
      </w:pPr>
    </w:p>
    <w:p w14:paraId="12DC37DC" w14:textId="77777777" w:rsidR="00971877" w:rsidRDefault="00971877" w:rsidP="00E95AE5">
      <w:pPr>
        <w:tabs>
          <w:tab w:val="left" w:pos="3885"/>
          <w:tab w:val="left" w:pos="3945"/>
        </w:tabs>
        <w:autoSpaceDE w:val="0"/>
        <w:autoSpaceDN w:val="0"/>
        <w:adjustRightInd w:val="0"/>
        <w:spacing w:after="0"/>
        <w:contextualSpacing/>
        <w:jc w:val="center"/>
        <w:rPr>
          <w:b/>
          <w:szCs w:val="24"/>
        </w:rPr>
      </w:pPr>
    </w:p>
    <w:p w14:paraId="093802B2" w14:textId="4ED66B39" w:rsidR="00E95AE5" w:rsidRDefault="00E95AE5" w:rsidP="00E95AE5">
      <w:pPr>
        <w:tabs>
          <w:tab w:val="left" w:pos="3885"/>
          <w:tab w:val="left" w:pos="3945"/>
        </w:tabs>
        <w:autoSpaceDE w:val="0"/>
        <w:autoSpaceDN w:val="0"/>
        <w:adjustRightInd w:val="0"/>
        <w:spacing w:after="0"/>
        <w:contextualSpacing/>
        <w:jc w:val="center"/>
        <w:rPr>
          <w:b/>
          <w:szCs w:val="24"/>
        </w:rPr>
      </w:pPr>
      <w:r>
        <w:rPr>
          <w:b/>
          <w:szCs w:val="24"/>
        </w:rPr>
        <w:lastRenderedPageBreak/>
        <w:t>APÊNDICE H</w:t>
      </w:r>
      <w:r>
        <w:rPr>
          <w:szCs w:val="24"/>
        </w:rPr>
        <w:t xml:space="preserve"> </w:t>
      </w:r>
      <w:r>
        <w:rPr>
          <w:b/>
          <w:szCs w:val="24"/>
        </w:rPr>
        <w:t>– Fichamento 8</w:t>
      </w:r>
    </w:p>
    <w:p w14:paraId="44CC26BA" w14:textId="77777777" w:rsidR="00A34AF1" w:rsidRDefault="00A34AF1" w:rsidP="00A34AF1">
      <w:pPr>
        <w:shd w:val="clear" w:color="auto" w:fill="000000" w:themeFill="text1"/>
        <w:spacing w:after="0" w:line="240" w:lineRule="auto"/>
        <w:jc w:val="center"/>
        <w:rPr>
          <w:rFonts w:ascii="Calibri" w:hAnsi="Calibri" w:cs="Calibri"/>
          <w:b/>
          <w:bCs/>
          <w:sz w:val="22"/>
        </w:rPr>
      </w:pPr>
      <w:r>
        <w:rPr>
          <w:rFonts w:ascii="Calibri" w:hAnsi="Calibri" w:cs="Calibri"/>
          <w:b/>
          <w:bCs/>
        </w:rPr>
        <w:t>FICHAMENTO TÉCNICO #008</w:t>
      </w:r>
    </w:p>
    <w:tbl>
      <w:tblPr>
        <w:tblStyle w:val="TableGrid"/>
        <w:tblW w:w="0" w:type="auto"/>
        <w:tblLook w:val="04A0" w:firstRow="1" w:lastRow="0" w:firstColumn="1" w:lastColumn="0" w:noHBand="0" w:noVBand="1"/>
      </w:tblPr>
      <w:tblGrid>
        <w:gridCol w:w="2194"/>
        <w:gridCol w:w="6867"/>
      </w:tblGrid>
      <w:tr w:rsidR="00A34AF1" w14:paraId="0856805F"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66F69305" w14:textId="77777777" w:rsidR="00A34AF1" w:rsidRDefault="00A34AF1">
            <w:pPr>
              <w:spacing w:after="0" w:line="240" w:lineRule="auto"/>
              <w:rPr>
                <w:rFonts w:asciiTheme="minorHAnsi" w:hAnsiTheme="minorHAnsi" w:cstheme="minorBidi"/>
              </w:rPr>
            </w:pPr>
            <w:r>
              <w:t>Referência: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1C7324C6" w14:textId="77777777" w:rsidR="00A34AF1" w:rsidRDefault="00A34AF1">
            <w:pPr>
              <w:spacing w:after="0" w:line="240" w:lineRule="auto"/>
            </w:pPr>
            <w:r>
              <w:rPr>
                <w:lang w:val="en-US"/>
              </w:rPr>
              <w:t xml:space="preserve">LUNDBERG, S. M.; LEE, S.-I. A unified approach to interpreting model predictions. In: ADVANCES IN NEURAL INFORMATION PROCESSING SYSTEMS, 31., 2017, Long Beach. Proceedings of NeurIPS 2017. </w:t>
            </w:r>
            <w:r>
              <w:t xml:space="preserve">Red Hook: Curran Associates, 2017. p. 4765–4774.</w:t>
            </w:r>
          </w:p>
        </w:tc>
      </w:tr>
      <w:tr w:rsidR="00A34AF1" w:rsidRPr="00A34AF1" w14:paraId="4350EFDC"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79877814" w14:textId="77777777" w:rsidR="00A34AF1" w:rsidRDefault="00A34AF1">
            <w:pPr>
              <w:spacing w:after="0" w:line="240" w:lineRule="auto"/>
            </w:pPr>
            <w:r>
              <w:t>Base de dados consultada: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5D16809D" w14:textId="77777777" w:rsidR="00A34AF1" w:rsidRDefault="00A34AF1">
            <w:pPr>
              <w:spacing w:after="0" w:line="240" w:lineRule="auto"/>
            </w:pPr>
            <w:r>
              <w:t xml:space="preserve">IEEE Xplore (acesso via repositório oficial do NeurIPS).</w:t>
            </w:r>
          </w:p>
        </w:tc>
      </w:tr>
      <w:tr w:rsidR="00A34AF1" w:rsidRPr="00A34AF1" w14:paraId="597E475F"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130EA92F" w14:textId="77777777" w:rsidR="00A34AF1" w:rsidRDefault="00A34AF1">
            <w:pPr>
              <w:spacing w:after="0" w:line="240" w:lineRule="auto"/>
            </w:pPr>
            <w:r>
              <w:t>Critérios de inclusão e exclusão:</w:t>
            </w:r>
          </w:p>
        </w:tc>
        <w:tc>
          <w:tcPr>
            <w:tcW w:w="7365" w:type="dxa"/>
            <w:tcBorders>
              <w:top w:val="single" w:sz="4" w:space="0" w:color="auto"/>
              <w:left w:val="single" w:sz="4" w:space="0" w:color="auto"/>
              <w:bottom w:val="single" w:sz="4" w:space="0" w:color="auto"/>
              <w:right w:val="single" w:sz="4" w:space="0" w:color="auto"/>
            </w:tcBorders>
            <w:vAlign w:val="center"/>
            <w:hideMark/>
          </w:tcPr>
          <w:p w14:paraId="347D36E2" w14:textId="77777777" w:rsidR="00A34AF1" w:rsidRDefault="00A34AF1">
            <w:pPr>
              <w:spacing w:after="0" w:line="240" w:lineRule="auto"/>
            </w:pPr>
            <w:r>
              <w:t xml:space="preserve">Foram incluídos trabalhos sobre interpretabilidade de modelos de machine learning com fundamentação em teoria dos jogos e propriedades formais de consistência, sendo excluídos métodos puramente heurísticos sem garantias teóricas.</w:t>
            </w:r>
          </w:p>
          <w:p w14:paraId="42AF4887" w14:textId="77777777" w:rsidR="00A34AF1" w:rsidRDefault="00A34AF1">
            <w:pPr>
              <w:spacing w:after="0" w:line="240" w:lineRule="auto"/>
            </w:pPr>
          </w:p>
        </w:tc>
      </w:tr>
      <w:tr w:rsidR="00A34AF1" w:rsidRPr="00A34AF1" w14:paraId="4936D867"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5C84E9AB" w14:textId="77777777" w:rsidR="00A34AF1" w:rsidRDefault="00A34AF1">
            <w:pPr>
              <w:spacing w:after="0" w:line="240" w:lineRule="auto"/>
            </w:pPr>
            <w:r>
              <w:t>Critérios de qualificação / fator de impacto:</w:t>
            </w:r>
          </w:p>
        </w:tc>
        <w:tc>
          <w:tcPr>
            <w:tcW w:w="7365" w:type="dxa"/>
            <w:tcBorders>
              <w:top w:val="single" w:sz="4" w:space="0" w:color="auto"/>
              <w:left w:val="single" w:sz="4" w:space="0" w:color="auto"/>
              <w:bottom w:val="single" w:sz="4" w:space="0" w:color="auto"/>
              <w:right w:val="single" w:sz="4" w:space="0" w:color="auto"/>
            </w:tcBorders>
            <w:vAlign w:val="center"/>
            <w:hideMark/>
          </w:tcPr>
          <w:p w14:paraId="72051D02" w14:textId="77777777" w:rsidR="00A34AF1" w:rsidRDefault="00A34AF1">
            <w:pPr>
              <w:spacing w:after="0" w:line="240" w:lineRule="auto"/>
            </w:pPr>
            <w:r>
              <w:t xml:space="preserve">Conferência NeurIPS, classificação CORE A* (tier máximo). Artigo seminal do SHAP, com mais de 30.000 citações registradas.</w:t>
            </w:r>
          </w:p>
        </w:tc>
      </w:tr>
      <w:tr w:rsidR="00A34AF1" w:rsidRPr="00931902" w14:paraId="55A77B2E"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5818B8DD" w14:textId="77777777" w:rsidR="00A34AF1" w:rsidRDefault="00A34AF1">
            <w:pPr>
              <w:spacing w:after="0" w:line="240" w:lineRule="auto"/>
            </w:pPr>
            <w:r>
              <w:t>Palavras-chave:</w:t>
            </w:r>
          </w:p>
        </w:tc>
        <w:tc>
          <w:tcPr>
            <w:tcW w:w="7365" w:type="dxa"/>
            <w:tcBorders>
              <w:top w:val="single" w:sz="4" w:space="0" w:color="auto"/>
              <w:left w:val="single" w:sz="4" w:space="0" w:color="auto"/>
              <w:bottom w:val="single" w:sz="4" w:space="0" w:color="auto"/>
              <w:right w:val="single" w:sz="4" w:space="0" w:color="auto"/>
            </w:tcBorders>
            <w:vAlign w:val="center"/>
            <w:hideMark/>
          </w:tcPr>
          <w:p w14:paraId="4778E122" w14:textId="77777777" w:rsidR="00A34AF1" w:rsidRDefault="00A34AF1">
            <w:pPr>
              <w:spacing w:after="0" w:line="240" w:lineRule="auto"/>
              <w:rPr>
                <w:lang w:val="en-US"/>
              </w:rPr>
            </w:pPr>
            <w:r>
              <w:rPr>
                <w:lang w:val="en-US"/>
              </w:rPr>
              <w:t>SHAP, Shapley values, explainable AI, model interpretability, additive feature attribution.</w:t>
            </w:r>
          </w:p>
          <w:p w14:paraId="0361AFF2" w14:textId="77777777" w:rsidR="00A34AF1" w:rsidRPr="00A34AF1" w:rsidRDefault="00A34AF1">
            <w:pPr>
              <w:spacing w:after="0" w:line="240" w:lineRule="auto"/>
              <w:rPr>
                <w:lang w:val="en-US"/>
              </w:rPr>
            </w:pPr>
          </w:p>
        </w:tc>
      </w:tr>
      <w:tr w:rsidR="00A34AF1" w:rsidRPr="00A34AF1" w14:paraId="13BFBE6F"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152D6A42" w14:textId="77777777" w:rsidR="00A34AF1" w:rsidRDefault="00A34AF1">
            <w:pPr>
              <w:spacing w:after="0" w:line="240" w:lineRule="auto"/>
            </w:pPr>
            <w:r>
              <w:t>Objeto da pesquisa:</w:t>
            </w:r>
          </w:p>
        </w:tc>
        <w:tc>
          <w:tcPr>
            <w:tcW w:w="7365" w:type="dxa"/>
            <w:tcBorders>
              <w:top w:val="single" w:sz="4" w:space="0" w:color="auto"/>
              <w:left w:val="single" w:sz="4" w:space="0" w:color="auto"/>
              <w:bottom w:val="single" w:sz="4" w:space="0" w:color="auto"/>
              <w:right w:val="single" w:sz="4" w:space="0" w:color="auto"/>
            </w:tcBorders>
            <w:vAlign w:val="center"/>
          </w:tcPr>
          <w:p w14:paraId="0A521197" w14:textId="77777777" w:rsidR="00A34AF1" w:rsidRDefault="00A34AF1">
            <w:pPr>
              <w:spacing w:after="0" w:line="240" w:lineRule="auto"/>
            </w:pPr>
            <w:r>
              <w:t xml:space="preserve">Proposição do SHAP (SHapley Additive exPlanations), um método unificado de atribuição de importância de features que combina elementos de LIME, DeepLIFT e outros métodos sob uma fundamentação única na teoria dos jogos cooperativos.</w:t>
            </w:r>
          </w:p>
          <w:p w14:paraId="09797665" w14:textId="77777777" w:rsidR="00A34AF1" w:rsidRDefault="00A34AF1">
            <w:pPr>
              <w:spacing w:after="0" w:line="240" w:lineRule="auto"/>
            </w:pPr>
          </w:p>
        </w:tc>
      </w:tr>
      <w:tr w:rsidR="00A34AF1" w:rsidRPr="00A34AF1" w14:paraId="1046F45C" w14:textId="77777777">
        <w:trPr>
          <w:trHeight w:val="976"/>
        </w:trPr>
        <w:tc>
          <w:tcPr>
            <w:tcW w:w="2263" w:type="dxa"/>
            <w:tcBorders>
              <w:top w:val="single" w:sz="4" w:space="0" w:color="auto"/>
              <w:left w:val="single" w:sz="4" w:space="0" w:color="auto"/>
              <w:bottom w:val="single" w:sz="4" w:space="0" w:color="auto"/>
              <w:right w:val="single" w:sz="4" w:space="0" w:color="auto"/>
            </w:tcBorders>
            <w:vAlign w:val="center"/>
            <w:hideMark/>
          </w:tcPr>
          <w:p w14:paraId="3DF97593" w14:textId="77777777" w:rsidR="00A34AF1" w:rsidRDefault="00A34AF1">
            <w:pPr>
              <w:spacing w:after="0" w:line="240" w:lineRule="auto"/>
            </w:pPr>
            <w:r>
              <w:t>Problema de pesquisa / Situação-problema: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26206CA9" w14:textId="77777777" w:rsidR="00A34AF1" w:rsidRDefault="00A34AF1">
            <w:pPr>
              <w:spacing w:after="0" w:line="240" w:lineRule="auto"/>
            </w:pPr>
            <w:r>
              <w:t>Modelos complexos como redes neurais profundas e ensembles atingem alta acurácia preditiva, mas operam como caixas-pretas, dificultando a interpretação e a auditoria de suas decisões, condição cada vez mais demandada por reguladores e gestores de risco.</w:t>
            </w:r>
          </w:p>
          <w:p w14:paraId="44F54438" w14:textId="77777777" w:rsidR="00A34AF1" w:rsidRDefault="00A34AF1">
            <w:pPr>
              <w:spacing w:after="0" w:line="240" w:lineRule="auto"/>
            </w:pPr>
          </w:p>
        </w:tc>
      </w:tr>
      <w:tr w:rsidR="00A34AF1" w:rsidRPr="00A34AF1" w14:paraId="7B4955C4"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0D192300" w14:textId="77777777" w:rsidR="00A34AF1" w:rsidRDefault="00A34AF1">
            <w:pPr>
              <w:spacing w:after="0" w:line="240" w:lineRule="auto"/>
            </w:pPr>
            <w:r>
              <w:t>Objetivos:</w:t>
            </w:r>
          </w:p>
        </w:tc>
        <w:tc>
          <w:tcPr>
            <w:tcW w:w="7365" w:type="dxa"/>
            <w:tcBorders>
              <w:top w:val="single" w:sz="4" w:space="0" w:color="auto"/>
              <w:left w:val="single" w:sz="4" w:space="0" w:color="auto"/>
              <w:bottom w:val="single" w:sz="4" w:space="0" w:color="auto"/>
              <w:right w:val="single" w:sz="4" w:space="0" w:color="auto"/>
            </w:tcBorders>
            <w:vAlign w:val="center"/>
          </w:tcPr>
          <w:p w14:paraId="1860659C" w14:textId="77777777" w:rsidR="00A34AF1" w:rsidRDefault="00A34AF1">
            <w:pPr>
              <w:spacing w:after="0" w:line="240" w:lineRule="auto"/>
            </w:pPr>
            <w:r>
              <w:t>Estabelecer um framework matemático unificado para explicações locais de modelos, com propriedades de consistência local, aditividade e tratamento justo das features, e propor algoritmos eficientes de computação para diferentes classes de modelos.</w:t>
            </w:r>
          </w:p>
          <w:p w14:paraId="4526C466" w14:textId="77777777" w:rsidR="00A34AF1" w:rsidRDefault="00A34AF1">
            <w:pPr>
              <w:spacing w:after="0" w:line="240" w:lineRule="auto"/>
            </w:pPr>
          </w:p>
        </w:tc>
      </w:tr>
      <w:tr w:rsidR="00A34AF1" w:rsidRPr="00A34AF1" w14:paraId="1B242E03"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476C42CE" w14:textId="77777777" w:rsidR="00A34AF1" w:rsidRDefault="00A34AF1">
            <w:pPr>
              <w:spacing w:after="0" w:line="240" w:lineRule="auto"/>
            </w:pPr>
            <w:r>
              <w:t>Metodologia:</w:t>
            </w:r>
          </w:p>
        </w:tc>
        <w:tc>
          <w:tcPr>
            <w:tcW w:w="7365" w:type="dxa"/>
            <w:tcBorders>
              <w:top w:val="single" w:sz="4" w:space="0" w:color="auto"/>
              <w:left w:val="single" w:sz="4" w:space="0" w:color="auto"/>
              <w:bottom w:val="single" w:sz="4" w:space="0" w:color="auto"/>
              <w:right w:val="single" w:sz="4" w:space="0" w:color="auto"/>
            </w:tcBorders>
            <w:vAlign w:val="center"/>
          </w:tcPr>
          <w:p w14:paraId="1F4BA364" w14:textId="77777777" w:rsidR="00A34AF1" w:rsidRDefault="00A34AF1">
            <w:pPr>
              <w:spacing w:after="0" w:line="240" w:lineRule="auto"/>
            </w:pPr>
            <w:r>
              <w:t xml:space="preserve">Derivação teórica da equivalência entre métodos existentes de atribuição local e os valores de Shapley da teoria dos jogos. Proposição dos algoritmos KernelSHAP (model-agnostic) e DeepSHAP (específico para redes neurais profundas), com validação empírica em datasets de benchmark.</w:t>
            </w:r>
          </w:p>
          <w:p w14:paraId="33C802E7" w14:textId="77777777" w:rsidR="00A34AF1" w:rsidRDefault="00A34AF1">
            <w:pPr>
              <w:spacing w:after="0" w:line="240" w:lineRule="auto"/>
            </w:pPr>
          </w:p>
        </w:tc>
      </w:tr>
      <w:tr w:rsidR="00A34AF1" w:rsidRPr="00A34AF1" w14:paraId="56BBEBA1"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5605F79D" w14:textId="77777777" w:rsidR="00A34AF1" w:rsidRDefault="00A34AF1">
            <w:pPr>
              <w:spacing w:after="0" w:line="240" w:lineRule="auto"/>
            </w:pPr>
            <w:r>
              <w:t>Resultados obtidos:</w:t>
            </w:r>
          </w:p>
        </w:tc>
        <w:tc>
          <w:tcPr>
            <w:tcW w:w="7365" w:type="dxa"/>
            <w:tcBorders>
              <w:top w:val="single" w:sz="4" w:space="0" w:color="auto"/>
              <w:left w:val="single" w:sz="4" w:space="0" w:color="auto"/>
              <w:bottom w:val="single" w:sz="4" w:space="0" w:color="auto"/>
              <w:right w:val="single" w:sz="4" w:space="0" w:color="auto"/>
            </w:tcBorders>
            <w:vAlign w:val="center"/>
          </w:tcPr>
          <w:p w14:paraId="3DF929A9" w14:textId="77777777" w:rsidR="00A34AF1" w:rsidRDefault="00A34AF1">
            <w:pPr>
              <w:spacing w:after="0" w:line="240" w:lineRule="auto"/>
            </w:pPr>
            <w:r>
              <w:t xml:space="preserve">O SHAP apresenta consistência teórica superior aos métodos anteriores e produz explicações mais alinhadas à intuição humana em tarefas controladas, além de oferecer escalabilidade computacional via DeepSHAP.</w:t>
            </w:r>
          </w:p>
          <w:p w14:paraId="1AC01A41" w14:textId="77777777" w:rsidR="00A34AF1" w:rsidRDefault="00A34AF1">
            <w:pPr>
              <w:spacing w:after="0" w:line="240" w:lineRule="auto"/>
            </w:pPr>
          </w:p>
        </w:tc>
      </w:tr>
      <w:tr w:rsidR="00A34AF1" w:rsidRPr="00A34AF1" w14:paraId="09335A2C"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024B6C4A" w14:textId="77777777" w:rsidR="00A34AF1" w:rsidRDefault="00A34AF1">
            <w:pPr>
              <w:spacing w:after="0" w:line="240" w:lineRule="auto"/>
            </w:pPr>
            <w:r>
              <w:t>Conclusão:</w:t>
            </w:r>
          </w:p>
        </w:tc>
        <w:tc>
          <w:tcPr>
            <w:tcW w:w="7365" w:type="dxa"/>
            <w:tcBorders>
              <w:top w:val="single" w:sz="4" w:space="0" w:color="auto"/>
              <w:left w:val="single" w:sz="4" w:space="0" w:color="auto"/>
              <w:bottom w:val="single" w:sz="4" w:space="0" w:color="auto"/>
              <w:right w:val="single" w:sz="4" w:space="0" w:color="auto"/>
            </w:tcBorders>
            <w:vAlign w:val="center"/>
          </w:tcPr>
          <w:p w14:paraId="2285FC78" w14:textId="77777777" w:rsidR="00A34AF1" w:rsidRDefault="00A34AF1">
            <w:pPr>
              <w:spacing w:after="0" w:line="240" w:lineRule="auto"/>
            </w:pPr>
            <w:r>
              <w:t xml:space="preserve">O artigo estabelece o SHAP como padrão de fato para interpretabilidade em machine learning, sendo a técnica adotada no TCC para identificar as features mais relevantes nas estimativas de risco condicionais ao regime.</w:t>
            </w:r>
          </w:p>
        </w:tc>
      </w:tr>
    </w:tbl>
    <w:p w14:paraId="312F6ADA" w14:textId="77777777" w:rsidR="00971877" w:rsidRDefault="00971877" w:rsidP="00E95AE5">
      <w:pPr>
        <w:tabs>
          <w:tab w:val="left" w:pos="3885"/>
          <w:tab w:val="left" w:pos="3945"/>
        </w:tabs>
        <w:autoSpaceDE w:val="0"/>
        <w:autoSpaceDN w:val="0"/>
        <w:adjustRightInd w:val="0"/>
        <w:spacing w:after="0"/>
        <w:contextualSpacing/>
        <w:jc w:val="center"/>
        <w:rPr>
          <w:b/>
          <w:szCs w:val="24"/>
        </w:rPr>
      </w:pPr>
    </w:p>
    <w:p w14:paraId="72D18A6E" w14:textId="77777777" w:rsidR="00971877" w:rsidRDefault="00971877" w:rsidP="00E95AE5">
      <w:pPr>
        <w:tabs>
          <w:tab w:val="left" w:pos="3885"/>
          <w:tab w:val="left" w:pos="3945"/>
        </w:tabs>
        <w:autoSpaceDE w:val="0"/>
        <w:autoSpaceDN w:val="0"/>
        <w:adjustRightInd w:val="0"/>
        <w:spacing w:after="0"/>
        <w:contextualSpacing/>
        <w:jc w:val="center"/>
        <w:rPr>
          <w:b/>
          <w:szCs w:val="24"/>
        </w:rPr>
      </w:pPr>
    </w:p>
    <w:p w14:paraId="214E5FE7" w14:textId="77777777" w:rsidR="00971877" w:rsidRDefault="00971877" w:rsidP="00E95AE5">
      <w:pPr>
        <w:tabs>
          <w:tab w:val="left" w:pos="3885"/>
          <w:tab w:val="left" w:pos="3945"/>
        </w:tabs>
        <w:autoSpaceDE w:val="0"/>
        <w:autoSpaceDN w:val="0"/>
        <w:adjustRightInd w:val="0"/>
        <w:spacing w:after="0"/>
        <w:contextualSpacing/>
        <w:jc w:val="center"/>
        <w:rPr>
          <w:b/>
          <w:szCs w:val="24"/>
        </w:rPr>
      </w:pPr>
    </w:p>
    <w:p w14:paraId="29507389" w14:textId="6BB88836" w:rsidR="00E95AE5" w:rsidRDefault="00E95AE5" w:rsidP="00E95AE5">
      <w:pPr>
        <w:tabs>
          <w:tab w:val="left" w:pos="3885"/>
          <w:tab w:val="left" w:pos="3945"/>
        </w:tabs>
        <w:autoSpaceDE w:val="0"/>
        <w:autoSpaceDN w:val="0"/>
        <w:adjustRightInd w:val="0"/>
        <w:spacing w:after="0"/>
        <w:contextualSpacing/>
        <w:jc w:val="center"/>
        <w:rPr>
          <w:b/>
          <w:szCs w:val="24"/>
        </w:rPr>
      </w:pPr>
      <w:r>
        <w:rPr>
          <w:b/>
          <w:szCs w:val="24"/>
        </w:rPr>
        <w:t>APÊNDICE I</w:t>
      </w:r>
      <w:r>
        <w:rPr>
          <w:szCs w:val="24"/>
        </w:rPr>
        <w:t xml:space="preserve"> </w:t>
      </w:r>
      <w:r>
        <w:rPr>
          <w:b/>
          <w:szCs w:val="24"/>
        </w:rPr>
        <w:t>– Fichamento 9</w:t>
      </w:r>
    </w:p>
    <w:p w14:paraId="0E6D16C7" w14:textId="77777777" w:rsidR="00E553F4" w:rsidRDefault="00E553F4" w:rsidP="00E553F4">
      <w:pPr>
        <w:shd w:val="clear" w:color="auto" w:fill="000000" w:themeFill="text1"/>
        <w:spacing w:after="0" w:line="240" w:lineRule="auto"/>
        <w:jc w:val="center"/>
        <w:rPr>
          <w:rFonts w:ascii="Calibri" w:hAnsi="Calibri" w:cs="Calibri"/>
          <w:b/>
          <w:bCs/>
          <w:sz w:val="22"/>
        </w:rPr>
      </w:pPr>
      <w:r>
        <w:rPr>
          <w:rFonts w:ascii="Calibri" w:hAnsi="Calibri" w:cs="Calibri"/>
          <w:b/>
          <w:bCs/>
        </w:rPr>
        <w:t>FICHAMENTO TÉCNICO #009</w:t>
      </w:r>
    </w:p>
    <w:tbl>
      <w:tblPr>
        <w:tblStyle w:val="TableGrid"/>
        <w:tblW w:w="0" w:type="auto"/>
        <w:tblLook w:val="04A0" w:firstRow="1" w:lastRow="0" w:firstColumn="1" w:lastColumn="0" w:noHBand="0" w:noVBand="1"/>
      </w:tblPr>
      <w:tblGrid>
        <w:gridCol w:w="2189"/>
        <w:gridCol w:w="6872"/>
      </w:tblGrid>
      <w:tr w:rsidR="00E553F4" w14:paraId="1DAA5664"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0A0F9920" w14:textId="77777777" w:rsidR="00E553F4" w:rsidRDefault="00E553F4">
            <w:pPr>
              <w:spacing w:after="0" w:line="240" w:lineRule="auto"/>
              <w:rPr>
                <w:rFonts w:asciiTheme="minorHAnsi" w:hAnsiTheme="minorHAnsi" w:cstheme="minorBidi"/>
              </w:rPr>
            </w:pPr>
            <w:r>
              <w:t>Referência: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13722962" w14:textId="77777777" w:rsidR="00E553F4" w:rsidRDefault="00E553F4">
            <w:pPr>
              <w:spacing w:after="0" w:line="240" w:lineRule="auto"/>
            </w:pPr>
            <w:r>
              <w:rPr>
                <w:lang w:val="en-US"/>
              </w:rPr>
              <w:t xml:space="preserve">CHRISTOFFERSEN, P. F. Evaluating interval forecasts. International Economic Review, v. 39, n. 4, p. 841–862, 1998. </w:t>
            </w:r>
            <w:r>
              <w:t>DOI: 10.2307/2527341.</w:t>
            </w:r>
          </w:p>
        </w:tc>
      </w:tr>
      <w:tr w:rsidR="00E553F4" w14:paraId="413C1AB8"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2AC1003D" w14:textId="77777777" w:rsidR="00E553F4" w:rsidRDefault="00E553F4">
            <w:pPr>
              <w:spacing w:after="0" w:line="240" w:lineRule="auto"/>
            </w:pPr>
            <w:r>
              <w:t>Base de dados consultada: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4932E9B2" w14:textId="77777777" w:rsidR="00E553F4" w:rsidRDefault="00E553F4">
            <w:pPr>
              <w:spacing w:after="0" w:line="240" w:lineRule="auto"/>
            </w:pPr>
            <w:r>
              <w:t xml:space="preserve">Web of Science (acesso via JSTOR).</w:t>
            </w:r>
          </w:p>
        </w:tc>
      </w:tr>
      <w:tr w:rsidR="00E553F4" w:rsidRPr="00E553F4" w14:paraId="13D8475D"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39D9E281" w14:textId="77777777" w:rsidR="00E553F4" w:rsidRDefault="00E553F4">
            <w:pPr>
              <w:spacing w:after="0" w:line="240" w:lineRule="auto"/>
            </w:pPr>
            <w:r>
              <w:t>Critérios de inclusão e exclusão:</w:t>
            </w:r>
          </w:p>
        </w:tc>
        <w:tc>
          <w:tcPr>
            <w:tcW w:w="7365" w:type="dxa"/>
            <w:tcBorders>
              <w:top w:val="single" w:sz="4" w:space="0" w:color="auto"/>
              <w:left w:val="single" w:sz="4" w:space="0" w:color="auto"/>
              <w:bottom w:val="single" w:sz="4" w:space="0" w:color="auto"/>
              <w:right w:val="single" w:sz="4" w:space="0" w:color="auto"/>
            </w:tcBorders>
            <w:vAlign w:val="center"/>
            <w:hideMark/>
          </w:tcPr>
          <w:p w14:paraId="76D34AA6" w14:textId="77777777" w:rsidR="00E553F4" w:rsidRDefault="00E553F4">
            <w:pPr>
              <w:spacing w:after="0" w:line="240" w:lineRule="auto"/>
            </w:pPr>
            <w:r>
              <w:t xml:space="preserve">Foram incluídos trabalhos seminais sobre validação estatística de previsões intervalares e de medidas quantílicas de risco, sendo excluídos estudos que avaliam apenas previsões pontuais.</w:t>
            </w:r>
          </w:p>
          <w:p w14:paraId="22E3AFB4" w14:textId="77777777" w:rsidR="00E553F4" w:rsidRDefault="00E553F4">
            <w:pPr>
              <w:spacing w:after="0" w:line="240" w:lineRule="auto"/>
            </w:pPr>
          </w:p>
        </w:tc>
      </w:tr>
      <w:tr w:rsidR="00E553F4" w:rsidRPr="00E553F4" w14:paraId="2729C5B6"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6B366C63" w14:textId="77777777" w:rsidR="00E553F4" w:rsidRDefault="00E553F4">
            <w:pPr>
              <w:spacing w:after="0" w:line="240" w:lineRule="auto"/>
            </w:pPr>
            <w:r>
              <w:t>Critérios de qualificação / fator de impacto:</w:t>
            </w:r>
          </w:p>
        </w:tc>
        <w:tc>
          <w:tcPr>
            <w:tcW w:w="7365" w:type="dxa"/>
            <w:tcBorders>
              <w:top w:val="single" w:sz="4" w:space="0" w:color="auto"/>
              <w:left w:val="single" w:sz="4" w:space="0" w:color="auto"/>
              <w:bottom w:val="single" w:sz="4" w:space="0" w:color="auto"/>
              <w:right w:val="single" w:sz="4" w:space="0" w:color="auto"/>
            </w:tcBorders>
            <w:vAlign w:val="center"/>
            <w:hideMark/>
          </w:tcPr>
          <w:p w14:paraId="21E8F53F" w14:textId="77777777" w:rsidR="00E553F4" w:rsidRDefault="00E553F4">
            <w:pPr>
              <w:spacing w:after="0" w:line="240" w:lineRule="auto"/>
            </w:pPr>
            <w:r>
              <w:t xml:space="preserve">Periódico International Economic Review, Qualis CAPES A1. Artigo seminal sobre backtesting de previsões intervalares (incluindo VaR), com milhares de citações em literatura aplicada de risco.</w:t>
            </w:r>
          </w:p>
          <w:p w14:paraId="01153F4B" w14:textId="77777777" w:rsidR="00E553F4" w:rsidRDefault="00E553F4">
            <w:pPr>
              <w:spacing w:after="0" w:line="240" w:lineRule="auto"/>
            </w:pPr>
          </w:p>
        </w:tc>
      </w:tr>
      <w:tr w:rsidR="00E553F4" w:rsidRPr="00931902" w14:paraId="6104C40F"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0892AA11" w14:textId="77777777" w:rsidR="00E553F4" w:rsidRDefault="00E553F4">
            <w:pPr>
              <w:spacing w:after="0" w:line="240" w:lineRule="auto"/>
            </w:pPr>
            <w:r>
              <w:t>Palavras-chave:</w:t>
            </w:r>
          </w:p>
        </w:tc>
        <w:tc>
          <w:tcPr>
            <w:tcW w:w="7365" w:type="dxa"/>
            <w:tcBorders>
              <w:top w:val="single" w:sz="4" w:space="0" w:color="auto"/>
              <w:left w:val="single" w:sz="4" w:space="0" w:color="auto"/>
              <w:bottom w:val="single" w:sz="4" w:space="0" w:color="auto"/>
              <w:right w:val="single" w:sz="4" w:space="0" w:color="auto"/>
            </w:tcBorders>
            <w:vAlign w:val="center"/>
            <w:hideMark/>
          </w:tcPr>
          <w:p w14:paraId="7D931012" w14:textId="77777777" w:rsidR="00E553F4" w:rsidRDefault="00E553F4">
            <w:pPr>
              <w:spacing w:after="0" w:line="240" w:lineRule="auto"/>
              <w:rPr>
                <w:lang w:val="en-US"/>
              </w:rPr>
            </w:pPr>
            <w:r>
              <w:rPr>
                <w:lang w:val="en-US"/>
              </w:rPr>
              <w:t xml:space="preserve">Interval forecasts, conditional coverage, Value-at-Risk, backtesting, likelihood ratio tests.</w:t>
            </w:r>
          </w:p>
          <w:p w14:paraId="0DDC8C73" w14:textId="77777777" w:rsidR="00E553F4" w:rsidRPr="00E553F4" w:rsidRDefault="00E553F4">
            <w:pPr>
              <w:spacing w:after="0" w:line="240" w:lineRule="auto"/>
              <w:rPr>
                <w:lang w:val="en-US"/>
              </w:rPr>
            </w:pPr>
          </w:p>
        </w:tc>
      </w:tr>
      <w:tr w:rsidR="00E553F4" w:rsidRPr="00E553F4" w14:paraId="6754A257"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0EE25AB4" w14:textId="77777777" w:rsidR="00E553F4" w:rsidRDefault="00E553F4">
            <w:pPr>
              <w:spacing w:after="0" w:line="240" w:lineRule="auto"/>
            </w:pPr>
            <w:r>
              <w:t>Objeto da pesquisa:</w:t>
            </w:r>
          </w:p>
        </w:tc>
        <w:tc>
          <w:tcPr>
            <w:tcW w:w="7365" w:type="dxa"/>
            <w:tcBorders>
              <w:top w:val="single" w:sz="4" w:space="0" w:color="auto"/>
              <w:left w:val="single" w:sz="4" w:space="0" w:color="auto"/>
              <w:bottom w:val="single" w:sz="4" w:space="0" w:color="auto"/>
              <w:right w:val="single" w:sz="4" w:space="0" w:color="auto"/>
            </w:tcBorders>
            <w:vAlign w:val="center"/>
          </w:tcPr>
          <w:p w14:paraId="1CBE6A68" w14:textId="77777777" w:rsidR="00E553F4" w:rsidRDefault="00E553F4">
            <w:pPr>
              <w:spacing w:after="0" w:line="240" w:lineRule="auto"/>
            </w:pPr>
            <w:r>
              <w:t>Desenvolvimento de procedimentos estatísticos formais para a avaliação de previsões intervalares, em particular o teste de cobertura condicional, que verifica simultaneamente a frequência correta e a independência serial das violações.</w:t>
            </w:r>
          </w:p>
          <w:p w14:paraId="5004E867" w14:textId="77777777" w:rsidR="00E553F4" w:rsidRDefault="00E553F4">
            <w:pPr>
              <w:spacing w:after="0" w:line="240" w:lineRule="auto"/>
            </w:pPr>
          </w:p>
        </w:tc>
      </w:tr>
      <w:tr w:rsidR="00E553F4" w:rsidRPr="00E553F4" w14:paraId="635043B6" w14:textId="77777777">
        <w:trPr>
          <w:trHeight w:val="976"/>
        </w:trPr>
        <w:tc>
          <w:tcPr>
            <w:tcW w:w="2263" w:type="dxa"/>
            <w:tcBorders>
              <w:top w:val="single" w:sz="4" w:space="0" w:color="auto"/>
              <w:left w:val="single" w:sz="4" w:space="0" w:color="auto"/>
              <w:bottom w:val="single" w:sz="4" w:space="0" w:color="auto"/>
              <w:right w:val="single" w:sz="4" w:space="0" w:color="auto"/>
            </w:tcBorders>
            <w:vAlign w:val="center"/>
            <w:hideMark/>
          </w:tcPr>
          <w:p w14:paraId="34E4C52A" w14:textId="77777777" w:rsidR="00E553F4" w:rsidRDefault="00E553F4">
            <w:pPr>
              <w:spacing w:after="0" w:line="240" w:lineRule="auto"/>
            </w:pPr>
            <w:r>
              <w:t>Problema de pesquisa / Situação-problema: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476CA2C4" w14:textId="77777777" w:rsidR="00E553F4" w:rsidRDefault="00E553F4">
            <w:pPr>
              <w:spacing w:after="0" w:line="240" w:lineRule="auto"/>
            </w:pPr>
            <w:r>
              <w:t xml:space="preserve">Antes do trabalho, a avaliação de previsões intervalares (e do Value-at-Risk) limitava-se a testes de cobertura incondicional, que verificam apenas a frequência observada de violações sem considerar sua estrutura temporal, ignorando potenciais clusters de violações.</w:t>
            </w:r>
          </w:p>
          <w:p w14:paraId="2DAD101F" w14:textId="77777777" w:rsidR="00E553F4" w:rsidRDefault="00E553F4">
            <w:pPr>
              <w:spacing w:after="0" w:line="240" w:lineRule="auto"/>
            </w:pPr>
          </w:p>
        </w:tc>
      </w:tr>
      <w:tr w:rsidR="00E553F4" w:rsidRPr="00E553F4" w14:paraId="757878D6"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19427DC7" w14:textId="77777777" w:rsidR="00E553F4" w:rsidRDefault="00E553F4">
            <w:pPr>
              <w:spacing w:after="0" w:line="240" w:lineRule="auto"/>
            </w:pPr>
            <w:r>
              <w:t>Objetivos:</w:t>
            </w:r>
          </w:p>
        </w:tc>
        <w:tc>
          <w:tcPr>
            <w:tcW w:w="7365" w:type="dxa"/>
            <w:tcBorders>
              <w:top w:val="single" w:sz="4" w:space="0" w:color="auto"/>
              <w:left w:val="single" w:sz="4" w:space="0" w:color="auto"/>
              <w:bottom w:val="single" w:sz="4" w:space="0" w:color="auto"/>
              <w:right w:val="single" w:sz="4" w:space="0" w:color="auto"/>
            </w:tcBorders>
            <w:vAlign w:val="center"/>
          </w:tcPr>
          <w:p w14:paraId="26DFFAE9" w14:textId="77777777" w:rsidR="00E553F4" w:rsidRDefault="00E553F4">
            <w:pPr>
              <w:spacing w:after="0" w:line="240" w:lineRule="auto"/>
            </w:pPr>
            <w:r>
              <w:t>Propor um arcabouço de testes baseado em razão de verossimilhança para verificar: cobertura incondicional, independência das violações e cobertura condicional (combinação dos dois primeiros).</w:t>
            </w:r>
          </w:p>
          <w:p w14:paraId="79A97849" w14:textId="77777777" w:rsidR="00E553F4" w:rsidRDefault="00E553F4">
            <w:pPr>
              <w:spacing w:after="0" w:line="240" w:lineRule="auto"/>
            </w:pPr>
          </w:p>
        </w:tc>
      </w:tr>
      <w:tr w:rsidR="00E553F4" w:rsidRPr="00E553F4" w14:paraId="46BEBC99"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29C08E5F" w14:textId="77777777" w:rsidR="00E553F4" w:rsidRDefault="00E553F4">
            <w:pPr>
              <w:spacing w:after="0" w:line="240" w:lineRule="auto"/>
            </w:pPr>
            <w:r>
              <w:t>Metodologia:</w:t>
            </w:r>
          </w:p>
        </w:tc>
        <w:tc>
          <w:tcPr>
            <w:tcW w:w="7365" w:type="dxa"/>
            <w:tcBorders>
              <w:top w:val="single" w:sz="4" w:space="0" w:color="auto"/>
              <w:left w:val="single" w:sz="4" w:space="0" w:color="auto"/>
              <w:bottom w:val="single" w:sz="4" w:space="0" w:color="auto"/>
              <w:right w:val="single" w:sz="4" w:space="0" w:color="auto"/>
            </w:tcBorders>
            <w:vAlign w:val="center"/>
          </w:tcPr>
          <w:p w14:paraId="5B22AA40" w14:textId="77777777" w:rsidR="00E553F4" w:rsidRDefault="00E553F4">
            <w:pPr>
              <w:spacing w:after="0" w:line="240" w:lineRule="auto"/>
            </w:pPr>
            <w:r>
              <w:t xml:space="preserve">Formalização dos testes via razão de verossimilhança, com distribuição assintótica qui-quadrado conhecida. Aplicação empírica a previsões intervalares de retornos do índice S&amp;P 500.</w:t>
            </w:r>
          </w:p>
          <w:p w14:paraId="5BEA4DFD" w14:textId="77777777" w:rsidR="00E553F4" w:rsidRDefault="00E553F4">
            <w:pPr>
              <w:spacing w:after="0" w:line="240" w:lineRule="auto"/>
            </w:pPr>
          </w:p>
        </w:tc>
      </w:tr>
      <w:tr w:rsidR="00E553F4" w:rsidRPr="00E553F4" w14:paraId="0ABBF8B7"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1E5623AF" w14:textId="77777777" w:rsidR="00E553F4" w:rsidRDefault="00E553F4">
            <w:pPr>
              <w:spacing w:after="0" w:line="240" w:lineRule="auto"/>
            </w:pPr>
            <w:r>
              <w:t>Resultados obtidos:</w:t>
            </w:r>
          </w:p>
        </w:tc>
        <w:tc>
          <w:tcPr>
            <w:tcW w:w="7365" w:type="dxa"/>
            <w:tcBorders>
              <w:top w:val="single" w:sz="4" w:space="0" w:color="auto"/>
              <w:left w:val="single" w:sz="4" w:space="0" w:color="auto"/>
              <w:bottom w:val="single" w:sz="4" w:space="0" w:color="auto"/>
              <w:right w:val="single" w:sz="4" w:space="0" w:color="auto"/>
            </w:tcBorders>
            <w:vAlign w:val="center"/>
          </w:tcPr>
          <w:p w14:paraId="69A3ABD7" w14:textId="77777777" w:rsidR="00E553F4" w:rsidRDefault="00E553F4">
            <w:pPr>
              <w:spacing w:after="0" w:line="240" w:lineRule="auto"/>
            </w:pPr>
            <w:r>
              <w:t>Os testes propostos detectam, em aplicações empíricas, violações da independência que passam despercebidas pelos testes tradicionais de cobertura incondicional, evidenciando deficiências em modelos amplamente utilizados na época.</w:t>
            </w:r>
          </w:p>
          <w:p w14:paraId="47044AF2" w14:textId="77777777" w:rsidR="00E553F4" w:rsidRDefault="00E553F4">
            <w:pPr>
              <w:spacing w:after="0" w:line="240" w:lineRule="auto"/>
            </w:pPr>
          </w:p>
        </w:tc>
      </w:tr>
      <w:tr w:rsidR="00E553F4" w:rsidRPr="00E553F4" w14:paraId="0947AD95"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68412CF1" w14:textId="77777777" w:rsidR="00E553F4" w:rsidRDefault="00E553F4">
            <w:pPr>
              <w:spacing w:after="0" w:line="240" w:lineRule="auto"/>
            </w:pPr>
            <w:r>
              <w:t>Conclusão:</w:t>
            </w:r>
          </w:p>
        </w:tc>
        <w:tc>
          <w:tcPr>
            <w:tcW w:w="7365" w:type="dxa"/>
            <w:tcBorders>
              <w:top w:val="single" w:sz="4" w:space="0" w:color="auto"/>
              <w:left w:val="single" w:sz="4" w:space="0" w:color="auto"/>
              <w:bottom w:val="single" w:sz="4" w:space="0" w:color="auto"/>
              <w:right w:val="single" w:sz="4" w:space="0" w:color="auto"/>
            </w:tcBorders>
            <w:vAlign w:val="center"/>
          </w:tcPr>
          <w:p w14:paraId="2765F6B0" w14:textId="77777777" w:rsidR="00E553F4" w:rsidRDefault="00E553F4">
            <w:pPr>
              <w:spacing w:after="0" w:line="240" w:lineRule="auto"/>
            </w:pPr>
            <w:r>
              <w:t xml:space="preserve">O artigo estabelece o padrão metodológico para backtesting de VaR adotado pela indústria financeira e pelos reguladores de Basileia, sendo um dos testes formais aplicados no TCC para validar as estimativas de risco produzidas pela arquitetura proposta.</w:t>
            </w:r>
          </w:p>
          <w:p w14:paraId="0DB58F50" w14:textId="77777777" w:rsidR="00E553F4" w:rsidRDefault="00E553F4">
            <w:pPr>
              <w:spacing w:after="0" w:line="240" w:lineRule="auto"/>
            </w:pPr>
          </w:p>
        </w:tc>
      </w:tr>
    </w:tbl>
    <w:p w14:paraId="71A24392" w14:textId="55BF9E18" w:rsidR="00E95AE5" w:rsidRDefault="00E95AE5">
      <w:pPr>
        <w:spacing w:after="0" w:line="240" w:lineRule="auto"/>
        <w:rPr>
          <w:b/>
          <w:szCs w:val="24"/>
        </w:rPr>
      </w:pPr>
    </w:p>
    <w:p w14:paraId="1153F2C4" w14:textId="77777777" w:rsidR="00971877" w:rsidRDefault="00971877">
      <w:pPr>
        <w:spacing w:after="0" w:line="240" w:lineRule="auto"/>
        <w:rPr>
          <w:b/>
          <w:szCs w:val="24"/>
        </w:rPr>
      </w:pPr>
    </w:p>
    <w:p w14:paraId="67599D34" w14:textId="77777777" w:rsidR="00971877" w:rsidRDefault="00971877" w:rsidP="00E95AE5">
      <w:pPr>
        <w:tabs>
          <w:tab w:val="left" w:pos="3885"/>
          <w:tab w:val="left" w:pos="3945"/>
        </w:tabs>
        <w:autoSpaceDE w:val="0"/>
        <w:autoSpaceDN w:val="0"/>
        <w:adjustRightInd w:val="0"/>
        <w:spacing w:after="0"/>
        <w:contextualSpacing/>
        <w:jc w:val="center"/>
        <w:rPr>
          <w:b/>
          <w:szCs w:val="24"/>
        </w:rPr>
      </w:pPr>
    </w:p>
    <w:p w14:paraId="75BE1427" w14:textId="77777777" w:rsidR="00971877" w:rsidRDefault="00971877" w:rsidP="00E95AE5">
      <w:pPr>
        <w:tabs>
          <w:tab w:val="left" w:pos="3885"/>
          <w:tab w:val="left" w:pos="3945"/>
        </w:tabs>
        <w:autoSpaceDE w:val="0"/>
        <w:autoSpaceDN w:val="0"/>
        <w:adjustRightInd w:val="0"/>
        <w:spacing w:after="0"/>
        <w:contextualSpacing/>
        <w:jc w:val="center"/>
        <w:rPr>
          <w:b/>
          <w:szCs w:val="24"/>
        </w:rPr>
      </w:pPr>
    </w:p>
    <w:p w14:paraId="79073877" w14:textId="73F0BE36" w:rsidR="00E95AE5" w:rsidRDefault="00E95AE5" w:rsidP="00E95AE5">
      <w:pPr>
        <w:tabs>
          <w:tab w:val="left" w:pos="3885"/>
          <w:tab w:val="left" w:pos="3945"/>
        </w:tabs>
        <w:autoSpaceDE w:val="0"/>
        <w:autoSpaceDN w:val="0"/>
        <w:adjustRightInd w:val="0"/>
        <w:spacing w:after="0"/>
        <w:contextualSpacing/>
        <w:jc w:val="center"/>
        <w:rPr>
          <w:b/>
          <w:szCs w:val="24"/>
        </w:rPr>
      </w:pPr>
      <w:r>
        <w:rPr>
          <w:b/>
          <w:szCs w:val="24"/>
        </w:rPr>
        <w:lastRenderedPageBreak/>
        <w:t>APÊNDICE J</w:t>
      </w:r>
      <w:r>
        <w:rPr>
          <w:szCs w:val="24"/>
        </w:rPr>
        <w:t xml:space="preserve"> </w:t>
      </w:r>
      <w:r>
        <w:rPr>
          <w:b/>
          <w:szCs w:val="24"/>
        </w:rPr>
        <w:t>– Fichamento 10</w:t>
      </w:r>
    </w:p>
    <w:p w14:paraId="250E13F6" w14:textId="77777777" w:rsidR="00E553F4" w:rsidRDefault="00E553F4" w:rsidP="00E553F4">
      <w:pPr>
        <w:shd w:val="clear" w:color="auto" w:fill="000000" w:themeFill="text1"/>
        <w:spacing w:after="0" w:line="240" w:lineRule="auto"/>
        <w:jc w:val="center"/>
        <w:rPr>
          <w:rFonts w:ascii="Calibri" w:hAnsi="Calibri" w:cs="Calibri"/>
          <w:b/>
          <w:bCs/>
          <w:sz w:val="22"/>
        </w:rPr>
      </w:pPr>
      <w:r>
        <w:rPr>
          <w:rFonts w:ascii="Calibri" w:hAnsi="Calibri" w:cs="Calibri"/>
          <w:b/>
          <w:bCs/>
        </w:rPr>
        <w:t>FICHAMENTO TÉCNICO #010</w:t>
      </w:r>
    </w:p>
    <w:tbl>
      <w:tblPr>
        <w:tblStyle w:val="TableGrid"/>
        <w:tblW w:w="0" w:type="auto"/>
        <w:tblLook w:val="04A0" w:firstRow="1" w:lastRow="0" w:firstColumn="1" w:lastColumn="0" w:noHBand="0" w:noVBand="1"/>
      </w:tblPr>
      <w:tblGrid>
        <w:gridCol w:w="2181"/>
        <w:gridCol w:w="6880"/>
      </w:tblGrid>
      <w:tr w:rsidR="00E553F4" w:rsidRPr="00931902" w14:paraId="565BBBB8"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2820790B" w14:textId="77777777" w:rsidR="00E553F4" w:rsidRDefault="00E553F4">
            <w:pPr>
              <w:spacing w:after="0" w:line="240" w:lineRule="auto"/>
              <w:rPr>
                <w:rFonts w:asciiTheme="minorHAnsi" w:hAnsiTheme="minorHAnsi" w:cstheme="minorBidi"/>
              </w:rPr>
            </w:pPr>
            <w:bookmarkStart w:id="11" w:name="_Hlk130397508"/>
            <w:r>
              <w:t>Referência: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00D06913" w14:textId="77777777" w:rsidR="00E553F4" w:rsidRPr="00E553F4" w:rsidRDefault="00E553F4">
            <w:pPr>
              <w:spacing w:after="0" w:line="240" w:lineRule="auto"/>
              <w:rPr>
                <w:lang w:val="en-US"/>
              </w:rPr>
            </w:pPr>
            <w:r>
              <w:rPr>
                <w:lang w:val="en-US"/>
              </w:rPr>
              <w:t>FISCHER, T.; KRAUSS, C. Deep learning with long short-term memory networks for financial market predictions. European Journal of Operational Research, v. 270, n. 2, p. 654–669, 2018. DOI: 10.1016/j.ejor.2017.11.054.</w:t>
            </w:r>
          </w:p>
        </w:tc>
      </w:tr>
      <w:tr w:rsidR="00E553F4" w14:paraId="305982B1"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183D5611" w14:textId="77777777" w:rsidR="00E553F4" w:rsidRDefault="00E553F4">
            <w:pPr>
              <w:spacing w:after="0" w:line="240" w:lineRule="auto"/>
            </w:pPr>
            <w:r>
              <w:t>Base de dados consultada: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041B8F6A" w14:textId="77777777" w:rsidR="00E553F4" w:rsidRDefault="00E553F4">
            <w:pPr>
              <w:spacing w:after="0" w:line="240" w:lineRule="auto"/>
            </w:pPr>
            <w:r>
              <w:t>Scopus.</w:t>
            </w:r>
          </w:p>
        </w:tc>
      </w:tr>
      <w:tr w:rsidR="00E553F4" w:rsidRPr="00E553F4" w14:paraId="3046BD4F"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74F78814" w14:textId="77777777" w:rsidR="00E553F4" w:rsidRDefault="00E553F4">
            <w:pPr>
              <w:spacing w:after="0" w:line="240" w:lineRule="auto"/>
            </w:pPr>
            <w:r>
              <w:t>Critérios de inclusão e exclusão:</w:t>
            </w:r>
          </w:p>
        </w:tc>
        <w:tc>
          <w:tcPr>
            <w:tcW w:w="7365" w:type="dxa"/>
            <w:tcBorders>
              <w:top w:val="single" w:sz="4" w:space="0" w:color="auto"/>
              <w:left w:val="single" w:sz="4" w:space="0" w:color="auto"/>
              <w:bottom w:val="single" w:sz="4" w:space="0" w:color="auto"/>
              <w:right w:val="single" w:sz="4" w:space="0" w:color="auto"/>
            </w:tcBorders>
            <w:vAlign w:val="center"/>
            <w:hideMark/>
          </w:tcPr>
          <w:p w14:paraId="572C67EB" w14:textId="77777777" w:rsidR="00E553F4" w:rsidRDefault="00E553F4">
            <w:pPr>
              <w:spacing w:after="0" w:line="240" w:lineRule="auto"/>
            </w:pPr>
            <w:r>
              <w:t>Foram incluídos estudos empíricos que aplicam arquiteturas LSTM a séries temporais financeiras com avaliação out-of-sample rigorosa, sendo excluídos trabalhos sem comparação a benchmarks ou sem validação estatística.</w:t>
            </w:r>
          </w:p>
          <w:p w14:paraId="5D9B7790" w14:textId="77777777" w:rsidR="00E553F4" w:rsidRDefault="00E553F4">
            <w:pPr>
              <w:spacing w:after="0" w:line="240" w:lineRule="auto"/>
            </w:pPr>
          </w:p>
        </w:tc>
      </w:tr>
      <w:tr w:rsidR="00E553F4" w:rsidRPr="00E553F4" w14:paraId="4F7566CC"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24D94C0E" w14:textId="77777777" w:rsidR="00E553F4" w:rsidRDefault="00E553F4">
            <w:pPr>
              <w:spacing w:after="0" w:line="240" w:lineRule="auto"/>
            </w:pPr>
            <w:r>
              <w:t>Critérios de qualificação / fator de impacto:</w:t>
            </w:r>
          </w:p>
        </w:tc>
        <w:tc>
          <w:tcPr>
            <w:tcW w:w="7365" w:type="dxa"/>
            <w:tcBorders>
              <w:top w:val="single" w:sz="4" w:space="0" w:color="auto"/>
              <w:left w:val="single" w:sz="4" w:space="0" w:color="auto"/>
              <w:bottom w:val="single" w:sz="4" w:space="0" w:color="auto"/>
              <w:right w:val="single" w:sz="4" w:space="0" w:color="auto"/>
            </w:tcBorders>
            <w:vAlign w:val="center"/>
            <w:hideMark/>
          </w:tcPr>
          <w:p w14:paraId="3F476C15" w14:textId="77777777" w:rsidR="00E553F4" w:rsidRDefault="00E553F4">
            <w:pPr>
              <w:spacing w:after="0" w:line="240" w:lineRule="auto"/>
            </w:pPr>
            <w:r>
              <w:t xml:space="preserve">Periódico European Journal of Operational Research, Qualis CAPES A1 e JCR superior a 6,0. Trabalho de alta visibilidade no campo de previsão financeira com deep learning.</w:t>
            </w:r>
          </w:p>
          <w:p w14:paraId="320A47E8" w14:textId="77777777" w:rsidR="00E553F4" w:rsidRDefault="00E553F4">
            <w:pPr>
              <w:spacing w:after="0" w:line="240" w:lineRule="auto"/>
            </w:pPr>
          </w:p>
        </w:tc>
      </w:tr>
      <w:tr w:rsidR="00E553F4" w:rsidRPr="00931902" w14:paraId="4FE7CAEB"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65F57FF1" w14:textId="77777777" w:rsidR="00E553F4" w:rsidRDefault="00E553F4">
            <w:pPr>
              <w:spacing w:after="0" w:line="240" w:lineRule="auto"/>
            </w:pPr>
            <w:r>
              <w:t>Palavras-chave:</w:t>
            </w:r>
          </w:p>
        </w:tc>
        <w:tc>
          <w:tcPr>
            <w:tcW w:w="7365" w:type="dxa"/>
            <w:tcBorders>
              <w:top w:val="single" w:sz="4" w:space="0" w:color="auto"/>
              <w:left w:val="single" w:sz="4" w:space="0" w:color="auto"/>
              <w:bottom w:val="single" w:sz="4" w:space="0" w:color="auto"/>
              <w:right w:val="single" w:sz="4" w:space="0" w:color="auto"/>
            </w:tcBorders>
            <w:vAlign w:val="center"/>
            <w:hideMark/>
          </w:tcPr>
          <w:p w14:paraId="163A269B" w14:textId="77777777" w:rsidR="00E553F4" w:rsidRPr="00E553F4" w:rsidRDefault="00E553F4" w:rsidP="00E553F4">
            <w:pPr>
              <w:spacing w:after="0" w:line="240" w:lineRule="auto"/>
              <w:rPr>
                <w:lang w:val="en-US"/>
              </w:rPr>
            </w:pPr>
            <w:r>
              <w:rPr>
                <w:lang w:val="en-US"/>
              </w:rPr>
              <w:t>LSTM, deep learning, financial market prediction, S&amp;P 500, statistical arbitrage.</w:t>
            </w:r>
          </w:p>
        </w:tc>
      </w:tr>
      <w:tr w:rsidR="00E553F4" w:rsidRPr="00E553F4" w14:paraId="099C6D56"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0A608592" w14:textId="77777777" w:rsidR="00E553F4" w:rsidRDefault="00E553F4">
            <w:pPr>
              <w:spacing w:after="0" w:line="240" w:lineRule="auto"/>
            </w:pPr>
            <w:r>
              <w:t>Objeto da pesquisa:</w:t>
            </w:r>
          </w:p>
        </w:tc>
        <w:tc>
          <w:tcPr>
            <w:tcW w:w="7365" w:type="dxa"/>
            <w:tcBorders>
              <w:top w:val="single" w:sz="4" w:space="0" w:color="auto"/>
              <w:left w:val="single" w:sz="4" w:space="0" w:color="auto"/>
              <w:bottom w:val="single" w:sz="4" w:space="0" w:color="auto"/>
              <w:right w:val="single" w:sz="4" w:space="0" w:color="auto"/>
            </w:tcBorders>
            <w:vAlign w:val="center"/>
          </w:tcPr>
          <w:p w14:paraId="33F0F09B" w14:textId="77777777" w:rsidR="00E553F4" w:rsidRDefault="00E553F4">
            <w:pPr>
              <w:spacing w:after="0" w:line="240" w:lineRule="auto"/>
            </w:pPr>
            <w:r>
              <w:t xml:space="preserve">Aplicação de redes LSTM ao problema de previsão direcional dos componentes do S&amp;P 500, com comparação rigorosa a benchmarks de machine learning clássico (Random Forest, Logistic Regression) e estratégias de memória curta.</w:t>
            </w:r>
          </w:p>
          <w:p w14:paraId="3D4B377C" w14:textId="77777777" w:rsidR="00E553F4" w:rsidRDefault="00E553F4">
            <w:pPr>
              <w:spacing w:after="0" w:line="240" w:lineRule="auto"/>
            </w:pPr>
          </w:p>
        </w:tc>
      </w:tr>
      <w:tr w:rsidR="00E553F4" w:rsidRPr="00E553F4" w14:paraId="0E67C900" w14:textId="77777777">
        <w:trPr>
          <w:trHeight w:val="976"/>
        </w:trPr>
        <w:tc>
          <w:tcPr>
            <w:tcW w:w="2263" w:type="dxa"/>
            <w:tcBorders>
              <w:top w:val="single" w:sz="4" w:space="0" w:color="auto"/>
              <w:left w:val="single" w:sz="4" w:space="0" w:color="auto"/>
              <w:bottom w:val="single" w:sz="4" w:space="0" w:color="auto"/>
              <w:right w:val="single" w:sz="4" w:space="0" w:color="auto"/>
            </w:tcBorders>
            <w:vAlign w:val="center"/>
            <w:hideMark/>
          </w:tcPr>
          <w:p w14:paraId="511B3530" w14:textId="77777777" w:rsidR="00E553F4" w:rsidRDefault="00E553F4">
            <w:pPr>
              <w:spacing w:after="0" w:line="240" w:lineRule="auto"/>
            </w:pPr>
            <w:r>
              <w:t>Problema de pesquisa / Situação-problema: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1BD44E14" w14:textId="77777777" w:rsidR="00E553F4" w:rsidRDefault="00E553F4">
            <w:pPr>
              <w:spacing w:after="0" w:line="240" w:lineRule="auto"/>
            </w:pPr>
            <w:r>
              <w:t xml:space="preserve">Apesar do interesse crescente em deep learning aplicado a finanças, faltavam estudos empíricos rigorosos comparando LSTM a benchmarks consagrados em janelas amplas e com avaliação estatística adequada do desempenho.</w:t>
            </w:r>
          </w:p>
          <w:p w14:paraId="3AC40E5D" w14:textId="77777777" w:rsidR="00E553F4" w:rsidRDefault="00E553F4">
            <w:pPr>
              <w:spacing w:after="0" w:line="240" w:lineRule="auto"/>
            </w:pPr>
          </w:p>
        </w:tc>
      </w:tr>
      <w:tr w:rsidR="00E553F4" w:rsidRPr="00E553F4" w14:paraId="205D2EE3"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3E96B5DB" w14:textId="77777777" w:rsidR="00E553F4" w:rsidRDefault="00E553F4">
            <w:pPr>
              <w:spacing w:after="0" w:line="240" w:lineRule="auto"/>
            </w:pPr>
            <w:r>
              <w:t>Objetivos:</w:t>
            </w:r>
          </w:p>
        </w:tc>
        <w:tc>
          <w:tcPr>
            <w:tcW w:w="7365" w:type="dxa"/>
            <w:tcBorders>
              <w:top w:val="single" w:sz="4" w:space="0" w:color="auto"/>
              <w:left w:val="single" w:sz="4" w:space="0" w:color="auto"/>
              <w:bottom w:val="single" w:sz="4" w:space="0" w:color="auto"/>
              <w:right w:val="single" w:sz="4" w:space="0" w:color="auto"/>
            </w:tcBorders>
            <w:vAlign w:val="center"/>
          </w:tcPr>
          <w:p w14:paraId="36CB5685" w14:textId="77777777" w:rsidR="00E553F4" w:rsidRDefault="00E553F4">
            <w:pPr>
              <w:spacing w:after="0" w:line="240" w:lineRule="auto"/>
            </w:pPr>
            <w:r>
              <w:t xml:space="preserve">Avaliar a capacidade preditiva da LSTM em prever retornos direcionais de ações do S&amp;P 500 em um período de 25 anos, comparando a Random Forest, redes neurais de memória curta e Logistic Regression, e analisar a fonte dos retornos obtidos.</w:t>
            </w:r>
          </w:p>
          <w:p w14:paraId="31C2FC7E" w14:textId="77777777" w:rsidR="00E553F4" w:rsidRDefault="00E553F4">
            <w:pPr>
              <w:spacing w:after="0" w:line="240" w:lineRule="auto"/>
            </w:pPr>
          </w:p>
        </w:tc>
      </w:tr>
      <w:tr w:rsidR="00E553F4" w:rsidRPr="00E553F4" w14:paraId="03165142"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31DC8E63" w14:textId="77777777" w:rsidR="00E553F4" w:rsidRDefault="00E553F4">
            <w:pPr>
              <w:spacing w:after="0" w:line="240" w:lineRule="auto"/>
            </w:pPr>
            <w:r>
              <w:t>Metodologia:</w:t>
            </w:r>
          </w:p>
        </w:tc>
        <w:tc>
          <w:tcPr>
            <w:tcW w:w="7365" w:type="dxa"/>
            <w:tcBorders>
              <w:top w:val="single" w:sz="4" w:space="0" w:color="auto"/>
              <w:left w:val="single" w:sz="4" w:space="0" w:color="auto"/>
              <w:bottom w:val="single" w:sz="4" w:space="0" w:color="auto"/>
              <w:right w:val="single" w:sz="4" w:space="0" w:color="auto"/>
            </w:tcBorders>
            <w:vAlign w:val="center"/>
          </w:tcPr>
          <w:p w14:paraId="754F3039" w14:textId="77777777" w:rsidR="00E553F4" w:rsidRDefault="00E553F4">
            <w:pPr>
              <w:spacing w:after="0" w:line="240" w:lineRule="auto"/>
            </w:pPr>
            <w:r>
              <w:t xml:space="preserve">Aplicação de LSTM, Random Forest, Deep Neural Network e Logistic Regression aos retornos diários dos componentes do S&amp;P 500 entre 1992 e 2015, com avaliação por walk-forward, métricas de classificação e construção de portfólios long-short.</w:t>
            </w:r>
          </w:p>
          <w:p w14:paraId="79F9E6C0" w14:textId="77777777" w:rsidR="00E553F4" w:rsidRDefault="00E553F4" w:rsidP="00E553F4">
            <w:pPr>
              <w:spacing w:after="0" w:line="240" w:lineRule="auto"/>
            </w:pPr>
          </w:p>
        </w:tc>
      </w:tr>
      <w:tr w:rsidR="00E553F4" w:rsidRPr="00E553F4" w14:paraId="11F62825"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0A380E0C" w14:textId="77777777" w:rsidR="00E553F4" w:rsidRDefault="00E553F4">
            <w:pPr>
              <w:spacing w:after="0" w:line="240" w:lineRule="auto"/>
            </w:pPr>
            <w:r>
              <w:t>Resultados obtidos:</w:t>
            </w:r>
          </w:p>
        </w:tc>
        <w:tc>
          <w:tcPr>
            <w:tcW w:w="7365" w:type="dxa"/>
            <w:tcBorders>
              <w:top w:val="single" w:sz="4" w:space="0" w:color="auto"/>
              <w:left w:val="single" w:sz="4" w:space="0" w:color="auto"/>
              <w:bottom w:val="single" w:sz="4" w:space="0" w:color="auto"/>
              <w:right w:val="single" w:sz="4" w:space="0" w:color="auto"/>
            </w:tcBorders>
            <w:vAlign w:val="center"/>
          </w:tcPr>
          <w:p w14:paraId="237F9743" w14:textId="77777777" w:rsidR="00E553F4" w:rsidRDefault="00E553F4">
            <w:pPr>
              <w:spacing w:after="0" w:line="240" w:lineRule="auto"/>
            </w:pPr>
            <w:r>
              <w:t xml:space="preserve">A LSTM supera todos os benchmarks, gerando retornos diários médios de 0,46% em base out-of-sample antes de custos. A análise revela que o desempenho concentra-se em períodos de alta volatilidade, sugerindo capacidade de capturar padrões em regimes de estresse.</w:t>
            </w:r>
          </w:p>
          <w:p w14:paraId="70DAB8F3" w14:textId="77777777" w:rsidR="00E553F4" w:rsidRDefault="00E553F4">
            <w:pPr>
              <w:spacing w:after="0" w:line="240" w:lineRule="auto"/>
            </w:pPr>
          </w:p>
        </w:tc>
      </w:tr>
      <w:tr w:rsidR="00E553F4" w:rsidRPr="00E553F4" w14:paraId="1328B5AE"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2B6ED7DA" w14:textId="77777777" w:rsidR="00E553F4" w:rsidRDefault="00E553F4">
            <w:pPr>
              <w:spacing w:after="0" w:line="240" w:lineRule="auto"/>
            </w:pPr>
            <w:r>
              <w:t>Conclusão:</w:t>
            </w:r>
          </w:p>
        </w:tc>
        <w:tc>
          <w:tcPr>
            <w:tcW w:w="7365" w:type="dxa"/>
            <w:tcBorders>
              <w:top w:val="single" w:sz="4" w:space="0" w:color="auto"/>
              <w:left w:val="single" w:sz="4" w:space="0" w:color="auto"/>
              <w:bottom w:val="single" w:sz="4" w:space="0" w:color="auto"/>
              <w:right w:val="single" w:sz="4" w:space="0" w:color="auto"/>
            </w:tcBorders>
            <w:vAlign w:val="center"/>
          </w:tcPr>
          <w:p w14:paraId="565B99D0" w14:textId="77777777" w:rsidR="00E553F4" w:rsidRDefault="00E553F4">
            <w:pPr>
              <w:spacing w:after="0" w:line="240" w:lineRule="auto"/>
            </w:pPr>
            <w:r>
              <w:t xml:space="preserve">O artigo fornece evidência empírica robusta da superioridade da LSTM em previsão financeira e indica que seu desempenho está associado a regimes de mercado, motivando o forecast condicional ao regime adotado na arquitetura do TCC.</w:t>
            </w:r>
          </w:p>
        </w:tc>
        <w:bookmarkEnd w:id="11"/>
      </w:tr>
    </w:tbl>
    <w:p w14:paraId="1BCE8405" w14:textId="77777777" w:rsidR="002811B9" w:rsidRPr="00C528AA" w:rsidRDefault="002811B9" w:rsidP="00971877">
      <w:pPr>
        <w:spacing w:after="0" w:line="240" w:lineRule="auto"/>
        <w:rPr>
          <w:b/>
          <w:szCs w:val="24"/>
        </w:rPr>
      </w:pPr>
    </w:p>
    <w:sectPr w:rsidR="002811B9" w:rsidRPr="00C528AA" w:rsidSect="00967281">
      <w:headerReference w:type="default" r:id="rId10"/>
      <w:pgSz w:w="11906" w:h="16838"/>
      <w:pgMar w:top="1701" w:right="1134" w:bottom="1134" w:left="1701" w:header="1134"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10-19T12:08:58Z" w:initials="C">
    <w:p w14:paraId="15578FE7" w14:textId="77777777">
      <w:r>
        <w:rPr>
          <w:rStyle w:val="CommentReference"/>
        </w:rPr>
        <w:annotationRef/>
      </w:r>
      <w:r>
        <w:rPr>
          <w:color w:val="000000"/>
          <w:sz w:val="20"/>
          <w:szCs w:val="20"/>
        </w:rPr>
        <w:t xml:space="preserve">Confirmar os números e incluir as fontes nas Referências: participação do agronegócio no PIB (CEPEA/CNA, PIB do Agronegócio Brasileiro, ano mais recente) e nas exportações (MAPA, AgroStat). Deixei os valores aproximados de propósito ('cerca de um quarto', 'perto de metade') até você checar o ano exato.</w:t>
      </w:r>
    </w:p>
  </w:comment>
  <w:comment w:id="1" w:author="Claude" w:date="2026-10-19T12:08:59Z" w:initials="C">
    <w:p w14:paraId="545EC435" w14:textId="77777777">
      <w:r>
        <w:rPr>
          <w:rStyle w:val="CommentReference"/>
        </w:rPr>
        <w:annotationRef/>
      </w:r>
      <w:r>
        <w:rPr>
          <w:color w:val="000000"/>
          <w:sz w:val="20"/>
          <w:szCs w:val="20"/>
        </w:rPr>
        <w:t xml:space="preserve">O texto original dizia 'cerca de 30%'. Pelos dados do projeto (BRL=X), o dólar foi de R$ 4,02 no início de 2020 para R$ 5,89 em 14/05/2020, alta de ~47%. A soja (contínuo CBOT) foi de 840 para 1.769 centavos/bushel entre jun/2020 e jun/2022. Vale citar uma fonte oficial (ex.: PTAX/BCB) no texto final.</w:t>
      </w:r>
    </w:p>
  </w:comment>
  <w:comment w:id="2" w:author="Claude" w:date="2026-10-19T12:09:00Z" w:initials="C">
    <w:p w14:paraId="7DE0F19D" w14:textId="77777777">
      <w:r>
        <w:rPr>
          <w:rStyle w:val="CommentReference"/>
        </w:rPr>
        <w:annotationRef/>
      </w:r>
      <w:r>
        <w:rPr>
          <w:color w:val="000000"/>
          <w:sz w:val="20"/>
          <w:szCs w:val="20"/>
        </w:rPr>
        <w:t xml:space="preserve">No Cap. 3, registrar as mudanças societárias: a JBS passou a ser negociada na B3 via BDR (JBSS32) após a reorganização para JBS N.V., e a Marfrig incorporou a BRF (MBRF3). Os tickers antigos (JBSS3, MRFG3) não existem mais.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578FE7" w15:done="0"/>
  <w15:commentEx w15:paraId="545EC435" w15:done="0"/>
  <w15:commentEx w15:paraId="7DE0F19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135EF5B2" w16cex:dateUtc="2026-10-19T12:08:58Z"/>
  <w16cex:commentExtensible w16cex:durableId="2335DE98" w16cex:dateUtc="2026-10-19T12:08:59Z"/>
  <w16cex:commentExtensible w16cex:durableId="75B60468" w16cex:dateUtc="2026-10-19T12: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578FE7" w16cid:durableId="135EF5B2"/>
  <w16cid:commentId w16cid:paraId="545EC435" w16cid:durableId="2335DE98"/>
  <w16cid:commentId w16cid:paraId="7DE0F19D" w16cid:durableId="75B604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1E29E" w14:textId="77777777" w:rsidR="00D7348F" w:rsidRDefault="00D7348F" w:rsidP="00CA63E7">
      <w:pPr>
        <w:spacing w:after="0" w:line="240" w:lineRule="auto"/>
      </w:pPr>
      <w:r>
        <w:separator/>
      </w:r>
    </w:p>
  </w:endnote>
  <w:endnote w:type="continuationSeparator" w:id="0">
    <w:p w14:paraId="62E1E6EF" w14:textId="77777777" w:rsidR="00D7348F" w:rsidRDefault="00D7348F" w:rsidP="00CA63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374C0" w14:textId="77777777" w:rsidR="00D7348F" w:rsidRDefault="00D7348F" w:rsidP="00CA63E7">
      <w:pPr>
        <w:spacing w:after="0" w:line="240" w:lineRule="auto"/>
      </w:pPr>
      <w:r>
        <w:separator/>
      </w:r>
    </w:p>
  </w:footnote>
  <w:footnote w:type="continuationSeparator" w:id="0">
    <w:p w14:paraId="428E9E6C" w14:textId="77777777" w:rsidR="00D7348F" w:rsidRDefault="00D7348F" w:rsidP="00CA63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6049153"/>
      <w:docPartObj>
        <w:docPartGallery w:val="Page Numbers (Top of Page)"/>
        <w:docPartUnique/>
      </w:docPartObj>
    </w:sdtPr>
    <w:sdtEndPr>
      <w:rPr>
        <w:noProof/>
      </w:rPr>
    </w:sdtEndPr>
    <w:sdtContent>
      <w:p w14:paraId="7EE54CEE" w14:textId="0FB16E04" w:rsidR="00967281" w:rsidRDefault="0096728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4182C81" w14:textId="592AAF60" w:rsidR="004403D1" w:rsidRPr="00410C90" w:rsidRDefault="004403D1" w:rsidP="004A134A">
    <w:pPr>
      <w:pStyle w:val="Header"/>
      <w:jc w:val="right"/>
      <w:rPr>
        <w:sz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3083128"/>
      <w:docPartObj>
        <w:docPartGallery w:val="Page Numbers (Top of Page)"/>
        <w:docPartUnique/>
      </w:docPartObj>
    </w:sdtPr>
    <w:sdtEndPr>
      <w:rPr>
        <w:noProof/>
      </w:rPr>
    </w:sdtEndPr>
    <w:sdtContent>
      <w:p w14:paraId="423967B8" w14:textId="64E4CBCF" w:rsidR="00967281" w:rsidRDefault="0096728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B93762B" w14:textId="217FCD77" w:rsidR="00967281" w:rsidRPr="00967281" w:rsidRDefault="00967281" w:rsidP="009672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9561345"/>
      <w:docPartObj>
        <w:docPartGallery w:val="Page Numbers (Top of Page)"/>
        <w:docPartUnique/>
      </w:docPartObj>
    </w:sdtPr>
    <w:sdtEndPr>
      <w:rPr>
        <w:noProof/>
      </w:rPr>
    </w:sdtEndPr>
    <w:sdtContent>
      <w:p w14:paraId="68818983" w14:textId="6843FD5D" w:rsidR="00967281" w:rsidRDefault="0096728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2B82FF8" w14:textId="2CF9D066" w:rsidR="000028E5" w:rsidRPr="00410C90" w:rsidRDefault="000028E5">
    <w:pPr>
      <w:pStyle w:val="Header"/>
      <w:jc w:val="right"/>
      <w:rPr>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F511DC"/>
    <w:multiLevelType w:val="hybridMultilevel"/>
    <w:tmpl w:val="2EA01D2E"/>
    <w:lvl w:ilvl="0" w:tplc="70D06138">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 w15:restartNumberingAfterBreak="0">
    <w:nsid w:val="6FB71D68"/>
    <w:multiLevelType w:val="multilevel"/>
    <w:tmpl w:val="AA1C6B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74FE7AA1"/>
    <w:multiLevelType w:val="hybridMultilevel"/>
    <w:tmpl w:val="1F6E4460"/>
    <w:lvl w:ilvl="0" w:tplc="911A173E">
      <w:start w:val="1"/>
      <w:numFmt w:val="lowerLetter"/>
      <w:lvlText w:val="%1)"/>
      <w:lvlJc w:val="left"/>
      <w:pPr>
        <w:ind w:left="1776" w:hanging="360"/>
      </w:pPr>
      <w:rPr>
        <w:rFonts w:ascii="Times New Roman" w:eastAsia="Calibri" w:hAnsi="Times New Roman" w:cs="Times New Roman"/>
      </w:rPr>
    </w:lvl>
    <w:lvl w:ilvl="1" w:tplc="04160019">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num w:numId="1" w16cid:durableId="567113003">
    <w:abstractNumId w:val="2"/>
  </w:num>
  <w:num w:numId="2" w16cid:durableId="557861352">
    <w:abstractNumId w:val="1"/>
  </w:num>
  <w:num w:numId="3" w16cid:durableId="482820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US" w:vendorID="64" w:dllVersion="0" w:nlCheck="1" w:checkStyle="0"/>
  <w:activeWritingStyle w:appName="MSWord" w:lang="pt-BR"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3E7"/>
    <w:rsid w:val="000028E5"/>
    <w:rsid w:val="00003A90"/>
    <w:rsid w:val="00012E7C"/>
    <w:rsid w:val="0001512A"/>
    <w:rsid w:val="00016447"/>
    <w:rsid w:val="00021570"/>
    <w:rsid w:val="00047541"/>
    <w:rsid w:val="00051190"/>
    <w:rsid w:val="000520B0"/>
    <w:rsid w:val="0005404F"/>
    <w:rsid w:val="00074DF6"/>
    <w:rsid w:val="000758E7"/>
    <w:rsid w:val="0009434E"/>
    <w:rsid w:val="00094AC2"/>
    <w:rsid w:val="000A6F84"/>
    <w:rsid w:val="000B76AD"/>
    <w:rsid w:val="000C0D08"/>
    <w:rsid w:val="000C201A"/>
    <w:rsid w:val="000C44EA"/>
    <w:rsid w:val="000D020E"/>
    <w:rsid w:val="000D4E4C"/>
    <w:rsid w:val="000E08E6"/>
    <w:rsid w:val="000E0A60"/>
    <w:rsid w:val="000F023A"/>
    <w:rsid w:val="000F6078"/>
    <w:rsid w:val="001042B8"/>
    <w:rsid w:val="00105C48"/>
    <w:rsid w:val="00143385"/>
    <w:rsid w:val="00144482"/>
    <w:rsid w:val="00154150"/>
    <w:rsid w:val="001565C7"/>
    <w:rsid w:val="00170023"/>
    <w:rsid w:val="001719E7"/>
    <w:rsid w:val="00171AC4"/>
    <w:rsid w:val="001733C1"/>
    <w:rsid w:val="001741FD"/>
    <w:rsid w:val="00176153"/>
    <w:rsid w:val="001920BD"/>
    <w:rsid w:val="001921FA"/>
    <w:rsid w:val="001A22D1"/>
    <w:rsid w:val="001C1A9A"/>
    <w:rsid w:val="001C2731"/>
    <w:rsid w:val="001C4206"/>
    <w:rsid w:val="001C5B8B"/>
    <w:rsid w:val="001C6C71"/>
    <w:rsid w:val="001C74C5"/>
    <w:rsid w:val="001D377D"/>
    <w:rsid w:val="001D74BD"/>
    <w:rsid w:val="001E4F5F"/>
    <w:rsid w:val="001E5DD3"/>
    <w:rsid w:val="00202A77"/>
    <w:rsid w:val="00213AC5"/>
    <w:rsid w:val="00220238"/>
    <w:rsid w:val="002212E8"/>
    <w:rsid w:val="00223D48"/>
    <w:rsid w:val="0024270E"/>
    <w:rsid w:val="00244EE3"/>
    <w:rsid w:val="00244FEB"/>
    <w:rsid w:val="002454C8"/>
    <w:rsid w:val="00250970"/>
    <w:rsid w:val="002559A1"/>
    <w:rsid w:val="0026177B"/>
    <w:rsid w:val="00274417"/>
    <w:rsid w:val="002761FF"/>
    <w:rsid w:val="0027681D"/>
    <w:rsid w:val="002811B9"/>
    <w:rsid w:val="0028751F"/>
    <w:rsid w:val="00292791"/>
    <w:rsid w:val="00292C31"/>
    <w:rsid w:val="002967C3"/>
    <w:rsid w:val="002A356A"/>
    <w:rsid w:val="002A3B2E"/>
    <w:rsid w:val="002B4E07"/>
    <w:rsid w:val="002C0E57"/>
    <w:rsid w:val="002C127B"/>
    <w:rsid w:val="002C5760"/>
    <w:rsid w:val="002D2B82"/>
    <w:rsid w:val="002D3032"/>
    <w:rsid w:val="002D4ED2"/>
    <w:rsid w:val="002E1015"/>
    <w:rsid w:val="002E14F8"/>
    <w:rsid w:val="002E3626"/>
    <w:rsid w:val="002E4548"/>
    <w:rsid w:val="002F2680"/>
    <w:rsid w:val="002F61A5"/>
    <w:rsid w:val="003002FD"/>
    <w:rsid w:val="00300C99"/>
    <w:rsid w:val="003069BA"/>
    <w:rsid w:val="003130FE"/>
    <w:rsid w:val="00313906"/>
    <w:rsid w:val="00314CF6"/>
    <w:rsid w:val="00332ABF"/>
    <w:rsid w:val="00334363"/>
    <w:rsid w:val="00351DA9"/>
    <w:rsid w:val="0036719C"/>
    <w:rsid w:val="0038248E"/>
    <w:rsid w:val="00387721"/>
    <w:rsid w:val="003C20AE"/>
    <w:rsid w:val="003D1E75"/>
    <w:rsid w:val="003D4511"/>
    <w:rsid w:val="003D6C44"/>
    <w:rsid w:val="003E0910"/>
    <w:rsid w:val="003E1F9D"/>
    <w:rsid w:val="003E58B3"/>
    <w:rsid w:val="003F58D4"/>
    <w:rsid w:val="004041EE"/>
    <w:rsid w:val="004072BD"/>
    <w:rsid w:val="00410C90"/>
    <w:rsid w:val="00411104"/>
    <w:rsid w:val="00414FEF"/>
    <w:rsid w:val="00436D27"/>
    <w:rsid w:val="00437144"/>
    <w:rsid w:val="004403D1"/>
    <w:rsid w:val="00442A1A"/>
    <w:rsid w:val="004569CD"/>
    <w:rsid w:val="004631F2"/>
    <w:rsid w:val="00471986"/>
    <w:rsid w:val="00471E0B"/>
    <w:rsid w:val="00473D2F"/>
    <w:rsid w:val="0048334C"/>
    <w:rsid w:val="00487A7E"/>
    <w:rsid w:val="004952D7"/>
    <w:rsid w:val="004A029E"/>
    <w:rsid w:val="004A134A"/>
    <w:rsid w:val="004A669A"/>
    <w:rsid w:val="004A7BC8"/>
    <w:rsid w:val="004B0FA2"/>
    <w:rsid w:val="004B4BA5"/>
    <w:rsid w:val="004C349A"/>
    <w:rsid w:val="004C7073"/>
    <w:rsid w:val="004E2053"/>
    <w:rsid w:val="004F596B"/>
    <w:rsid w:val="004F72A1"/>
    <w:rsid w:val="00511A93"/>
    <w:rsid w:val="00514F6F"/>
    <w:rsid w:val="0051507C"/>
    <w:rsid w:val="005238C1"/>
    <w:rsid w:val="00527E9D"/>
    <w:rsid w:val="00541C4B"/>
    <w:rsid w:val="0054592C"/>
    <w:rsid w:val="00557E53"/>
    <w:rsid w:val="00566DB3"/>
    <w:rsid w:val="00571AFD"/>
    <w:rsid w:val="0057515F"/>
    <w:rsid w:val="005810C6"/>
    <w:rsid w:val="0058497F"/>
    <w:rsid w:val="00591F5A"/>
    <w:rsid w:val="0059483D"/>
    <w:rsid w:val="005B6798"/>
    <w:rsid w:val="005B7D69"/>
    <w:rsid w:val="005C5B77"/>
    <w:rsid w:val="005D3B3E"/>
    <w:rsid w:val="005E0481"/>
    <w:rsid w:val="005E5511"/>
    <w:rsid w:val="005F09B3"/>
    <w:rsid w:val="00600533"/>
    <w:rsid w:val="00601279"/>
    <w:rsid w:val="006131DD"/>
    <w:rsid w:val="00621064"/>
    <w:rsid w:val="00626D26"/>
    <w:rsid w:val="0062788D"/>
    <w:rsid w:val="006431B8"/>
    <w:rsid w:val="00661374"/>
    <w:rsid w:val="00661974"/>
    <w:rsid w:val="006712DB"/>
    <w:rsid w:val="00680C3D"/>
    <w:rsid w:val="00693D3B"/>
    <w:rsid w:val="00696BC9"/>
    <w:rsid w:val="006A1815"/>
    <w:rsid w:val="006A546F"/>
    <w:rsid w:val="006A756E"/>
    <w:rsid w:val="006B7179"/>
    <w:rsid w:val="006C09F0"/>
    <w:rsid w:val="006D06A6"/>
    <w:rsid w:val="006D655C"/>
    <w:rsid w:val="006E3F38"/>
    <w:rsid w:val="00703FA7"/>
    <w:rsid w:val="00712F53"/>
    <w:rsid w:val="00725185"/>
    <w:rsid w:val="00730385"/>
    <w:rsid w:val="00736BDF"/>
    <w:rsid w:val="007423E1"/>
    <w:rsid w:val="0074393E"/>
    <w:rsid w:val="00752532"/>
    <w:rsid w:val="007578D6"/>
    <w:rsid w:val="0076029B"/>
    <w:rsid w:val="00770550"/>
    <w:rsid w:val="00786C41"/>
    <w:rsid w:val="00796D66"/>
    <w:rsid w:val="007A1312"/>
    <w:rsid w:val="007A2A77"/>
    <w:rsid w:val="007A2D1E"/>
    <w:rsid w:val="007B03B6"/>
    <w:rsid w:val="007B3AF6"/>
    <w:rsid w:val="007B68DF"/>
    <w:rsid w:val="007C0826"/>
    <w:rsid w:val="007C0E26"/>
    <w:rsid w:val="007C0F94"/>
    <w:rsid w:val="007D6E93"/>
    <w:rsid w:val="007E52F1"/>
    <w:rsid w:val="007F46EC"/>
    <w:rsid w:val="007F5625"/>
    <w:rsid w:val="007F6553"/>
    <w:rsid w:val="00801EE6"/>
    <w:rsid w:val="00806A5A"/>
    <w:rsid w:val="00812849"/>
    <w:rsid w:val="00816E66"/>
    <w:rsid w:val="00816E9F"/>
    <w:rsid w:val="00817223"/>
    <w:rsid w:val="00826705"/>
    <w:rsid w:val="00832052"/>
    <w:rsid w:val="00832EDB"/>
    <w:rsid w:val="0083317A"/>
    <w:rsid w:val="008578B9"/>
    <w:rsid w:val="00863505"/>
    <w:rsid w:val="00867E97"/>
    <w:rsid w:val="00870C5E"/>
    <w:rsid w:val="008732BD"/>
    <w:rsid w:val="00875F1D"/>
    <w:rsid w:val="00883EED"/>
    <w:rsid w:val="00886ECD"/>
    <w:rsid w:val="00892408"/>
    <w:rsid w:val="00895EDB"/>
    <w:rsid w:val="008A5D90"/>
    <w:rsid w:val="008A6EB0"/>
    <w:rsid w:val="008A6F15"/>
    <w:rsid w:val="008C3C8E"/>
    <w:rsid w:val="008C3F9C"/>
    <w:rsid w:val="008C69E0"/>
    <w:rsid w:val="008D07D1"/>
    <w:rsid w:val="008D24A7"/>
    <w:rsid w:val="008D51AF"/>
    <w:rsid w:val="008E142A"/>
    <w:rsid w:val="008E3383"/>
    <w:rsid w:val="0090079D"/>
    <w:rsid w:val="00907AE0"/>
    <w:rsid w:val="00910083"/>
    <w:rsid w:val="009106C0"/>
    <w:rsid w:val="009173A3"/>
    <w:rsid w:val="00917A38"/>
    <w:rsid w:val="00920FEE"/>
    <w:rsid w:val="00922495"/>
    <w:rsid w:val="009241A3"/>
    <w:rsid w:val="00927534"/>
    <w:rsid w:val="00931902"/>
    <w:rsid w:val="00941C0F"/>
    <w:rsid w:val="00943856"/>
    <w:rsid w:val="00945B7E"/>
    <w:rsid w:val="00951018"/>
    <w:rsid w:val="00953571"/>
    <w:rsid w:val="009651B2"/>
    <w:rsid w:val="00967281"/>
    <w:rsid w:val="009716DE"/>
    <w:rsid w:val="00971877"/>
    <w:rsid w:val="00972A3A"/>
    <w:rsid w:val="009775DA"/>
    <w:rsid w:val="00981A71"/>
    <w:rsid w:val="00987651"/>
    <w:rsid w:val="009954E6"/>
    <w:rsid w:val="009A3EAA"/>
    <w:rsid w:val="009C2251"/>
    <w:rsid w:val="009F5857"/>
    <w:rsid w:val="00A223F9"/>
    <w:rsid w:val="00A2520F"/>
    <w:rsid w:val="00A26BD4"/>
    <w:rsid w:val="00A34AF1"/>
    <w:rsid w:val="00A36D5D"/>
    <w:rsid w:val="00A37012"/>
    <w:rsid w:val="00A5205E"/>
    <w:rsid w:val="00A56E37"/>
    <w:rsid w:val="00A64E14"/>
    <w:rsid w:val="00A72CAE"/>
    <w:rsid w:val="00A76B22"/>
    <w:rsid w:val="00A82BDF"/>
    <w:rsid w:val="00A8502E"/>
    <w:rsid w:val="00A97F83"/>
    <w:rsid w:val="00AA2AA9"/>
    <w:rsid w:val="00AB02C3"/>
    <w:rsid w:val="00AB338C"/>
    <w:rsid w:val="00AC6F96"/>
    <w:rsid w:val="00AD3224"/>
    <w:rsid w:val="00AD6449"/>
    <w:rsid w:val="00AD7253"/>
    <w:rsid w:val="00AE0499"/>
    <w:rsid w:val="00AE2770"/>
    <w:rsid w:val="00AE439E"/>
    <w:rsid w:val="00AE731E"/>
    <w:rsid w:val="00AE7F0D"/>
    <w:rsid w:val="00AF6332"/>
    <w:rsid w:val="00B00F04"/>
    <w:rsid w:val="00B05769"/>
    <w:rsid w:val="00B1158E"/>
    <w:rsid w:val="00B269C4"/>
    <w:rsid w:val="00B30BDE"/>
    <w:rsid w:val="00B444A2"/>
    <w:rsid w:val="00B513AB"/>
    <w:rsid w:val="00B53B3A"/>
    <w:rsid w:val="00B56BB3"/>
    <w:rsid w:val="00B57DF9"/>
    <w:rsid w:val="00B65A0D"/>
    <w:rsid w:val="00B71A78"/>
    <w:rsid w:val="00B7456D"/>
    <w:rsid w:val="00B808FA"/>
    <w:rsid w:val="00B859B0"/>
    <w:rsid w:val="00B8714B"/>
    <w:rsid w:val="00B875C8"/>
    <w:rsid w:val="00B96F3D"/>
    <w:rsid w:val="00B9722D"/>
    <w:rsid w:val="00B97930"/>
    <w:rsid w:val="00BC081D"/>
    <w:rsid w:val="00BC2359"/>
    <w:rsid w:val="00BC464C"/>
    <w:rsid w:val="00BD2BBD"/>
    <w:rsid w:val="00BE01B0"/>
    <w:rsid w:val="00BE153C"/>
    <w:rsid w:val="00BE39EE"/>
    <w:rsid w:val="00BE6169"/>
    <w:rsid w:val="00BE6192"/>
    <w:rsid w:val="00BE68C9"/>
    <w:rsid w:val="00BE727E"/>
    <w:rsid w:val="00BF41EE"/>
    <w:rsid w:val="00C050C4"/>
    <w:rsid w:val="00C05D10"/>
    <w:rsid w:val="00C12662"/>
    <w:rsid w:val="00C12D45"/>
    <w:rsid w:val="00C13875"/>
    <w:rsid w:val="00C23199"/>
    <w:rsid w:val="00C25045"/>
    <w:rsid w:val="00C36225"/>
    <w:rsid w:val="00C375D2"/>
    <w:rsid w:val="00C47396"/>
    <w:rsid w:val="00C47F71"/>
    <w:rsid w:val="00C51138"/>
    <w:rsid w:val="00C528AA"/>
    <w:rsid w:val="00C5592E"/>
    <w:rsid w:val="00C64569"/>
    <w:rsid w:val="00C654B2"/>
    <w:rsid w:val="00C67108"/>
    <w:rsid w:val="00C70030"/>
    <w:rsid w:val="00C72790"/>
    <w:rsid w:val="00C75AD2"/>
    <w:rsid w:val="00C76A6C"/>
    <w:rsid w:val="00C84719"/>
    <w:rsid w:val="00C8521B"/>
    <w:rsid w:val="00CA63E7"/>
    <w:rsid w:val="00CB36CE"/>
    <w:rsid w:val="00CC04A7"/>
    <w:rsid w:val="00CC0745"/>
    <w:rsid w:val="00CD22E7"/>
    <w:rsid w:val="00CD4DB8"/>
    <w:rsid w:val="00CD5AF1"/>
    <w:rsid w:val="00CF06A2"/>
    <w:rsid w:val="00D17F9B"/>
    <w:rsid w:val="00D2007A"/>
    <w:rsid w:val="00D22AEB"/>
    <w:rsid w:val="00D30D94"/>
    <w:rsid w:val="00D31541"/>
    <w:rsid w:val="00D349BD"/>
    <w:rsid w:val="00D437AE"/>
    <w:rsid w:val="00D61376"/>
    <w:rsid w:val="00D7348F"/>
    <w:rsid w:val="00D80999"/>
    <w:rsid w:val="00D81BD3"/>
    <w:rsid w:val="00D81CE2"/>
    <w:rsid w:val="00D877D0"/>
    <w:rsid w:val="00D94A17"/>
    <w:rsid w:val="00D9760D"/>
    <w:rsid w:val="00DA15A6"/>
    <w:rsid w:val="00DA1AB4"/>
    <w:rsid w:val="00DA302A"/>
    <w:rsid w:val="00DA365C"/>
    <w:rsid w:val="00DA72BE"/>
    <w:rsid w:val="00DC17C5"/>
    <w:rsid w:val="00DC4BBA"/>
    <w:rsid w:val="00DC50B9"/>
    <w:rsid w:val="00DC605A"/>
    <w:rsid w:val="00DD60F3"/>
    <w:rsid w:val="00DE60F0"/>
    <w:rsid w:val="00DF2601"/>
    <w:rsid w:val="00E16D21"/>
    <w:rsid w:val="00E213BB"/>
    <w:rsid w:val="00E26EE5"/>
    <w:rsid w:val="00E34366"/>
    <w:rsid w:val="00E460D7"/>
    <w:rsid w:val="00E47ACB"/>
    <w:rsid w:val="00E47E26"/>
    <w:rsid w:val="00E553F4"/>
    <w:rsid w:val="00E7330E"/>
    <w:rsid w:val="00E774F8"/>
    <w:rsid w:val="00E82937"/>
    <w:rsid w:val="00E8749D"/>
    <w:rsid w:val="00E95AE5"/>
    <w:rsid w:val="00EA4966"/>
    <w:rsid w:val="00EA6C04"/>
    <w:rsid w:val="00EB0F4F"/>
    <w:rsid w:val="00ED20CB"/>
    <w:rsid w:val="00EE0EA2"/>
    <w:rsid w:val="00EF01DD"/>
    <w:rsid w:val="00EF2AA2"/>
    <w:rsid w:val="00F030D6"/>
    <w:rsid w:val="00F166C5"/>
    <w:rsid w:val="00F302E5"/>
    <w:rsid w:val="00F31EF1"/>
    <w:rsid w:val="00F351FC"/>
    <w:rsid w:val="00F365FD"/>
    <w:rsid w:val="00F370DD"/>
    <w:rsid w:val="00F41775"/>
    <w:rsid w:val="00F4515C"/>
    <w:rsid w:val="00F47BD9"/>
    <w:rsid w:val="00F50A1C"/>
    <w:rsid w:val="00F550AC"/>
    <w:rsid w:val="00F60DB6"/>
    <w:rsid w:val="00F64ABE"/>
    <w:rsid w:val="00F666F1"/>
    <w:rsid w:val="00F70846"/>
    <w:rsid w:val="00F747E2"/>
    <w:rsid w:val="00F76AC1"/>
    <w:rsid w:val="00F77B62"/>
    <w:rsid w:val="00F81BB4"/>
    <w:rsid w:val="00F84250"/>
    <w:rsid w:val="00F86DF5"/>
    <w:rsid w:val="00F91C86"/>
    <w:rsid w:val="00FA1DEF"/>
    <w:rsid w:val="00FA39E6"/>
    <w:rsid w:val="00FA4656"/>
    <w:rsid w:val="00FB274A"/>
    <w:rsid w:val="00FB3BB8"/>
    <w:rsid w:val="00FB7C53"/>
    <w:rsid w:val="00FC1979"/>
    <w:rsid w:val="00FC687A"/>
    <w:rsid w:val="00FD5F95"/>
    <w:rsid w:val="00FF455B"/>
    <w:rsid w:val="03F40FF0"/>
    <w:rsid w:val="07128855"/>
    <w:rsid w:val="0A20C419"/>
    <w:rsid w:val="20D77BEB"/>
    <w:rsid w:val="2317ED83"/>
    <w:rsid w:val="25AAED0E"/>
    <w:rsid w:val="28E28DD0"/>
    <w:rsid w:val="2BB34BF2"/>
    <w:rsid w:val="3A834724"/>
    <w:rsid w:val="4CE246EB"/>
    <w:rsid w:val="5BE1772E"/>
    <w:rsid w:val="5E11CF1C"/>
    <w:rsid w:val="6FB28870"/>
    <w:rsid w:val="714E58D1"/>
    <w:rsid w:val="7485F993"/>
    <w:rsid w:val="79596AB6"/>
    <w:rsid w:val="79C43BEA"/>
    <w:rsid w:val="7C910B7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64A2E3"/>
  <w15:docId w15:val="{5EB0FDE4-EDAB-46D1-AF47-3A452C6CE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5C8"/>
    <w:pPr>
      <w:spacing w:after="200" w:line="360" w:lineRule="auto"/>
    </w:pPr>
    <w:rPr>
      <w:rFonts w:ascii="Times New Roman" w:hAnsi="Times New Roman"/>
      <w:sz w:val="24"/>
      <w:szCs w:val="22"/>
      <w:lang w:eastAsia="en-US"/>
    </w:rPr>
  </w:style>
  <w:style w:type="paragraph" w:styleId="Heading1">
    <w:name w:val="heading 1"/>
    <w:aliases w:val="Título Primário"/>
    <w:basedOn w:val="Normal"/>
    <w:next w:val="Normal"/>
    <w:link w:val="Heading1Char"/>
    <w:uiPriority w:val="9"/>
    <w:qFormat/>
    <w:rsid w:val="00CA63E7"/>
    <w:pPr>
      <w:keepNext/>
      <w:keepLines/>
      <w:spacing w:before="320" w:after="320"/>
      <w:outlineLvl w:val="0"/>
    </w:pPr>
    <w:rPr>
      <w:rFonts w:eastAsia="Times New Roman"/>
      <w:b/>
      <w:bCs/>
      <w:caps/>
      <w:color w:val="000000"/>
      <w:szCs w:val="28"/>
    </w:rPr>
  </w:style>
  <w:style w:type="paragraph" w:styleId="Heading2">
    <w:name w:val="heading 2"/>
    <w:aliases w:val="Título Secundário"/>
    <w:basedOn w:val="Normal"/>
    <w:next w:val="Normal"/>
    <w:link w:val="Heading2Char"/>
    <w:uiPriority w:val="9"/>
    <w:unhideWhenUsed/>
    <w:qFormat/>
    <w:rsid w:val="00A82BDF"/>
    <w:pPr>
      <w:keepNext/>
      <w:keepLines/>
      <w:spacing w:before="320" w:after="320"/>
      <w:outlineLvl w:val="1"/>
    </w:pPr>
    <w:rPr>
      <w:rFonts w:eastAsia="Times New Roman"/>
      <w:bCs/>
      <w:caps/>
      <w:color w:val="000000"/>
      <w:szCs w:val="26"/>
    </w:rPr>
  </w:style>
  <w:style w:type="paragraph" w:styleId="Heading3">
    <w:name w:val="heading 3"/>
    <w:aliases w:val="Título Terciário"/>
    <w:basedOn w:val="Normal"/>
    <w:next w:val="Normal"/>
    <w:link w:val="Heading3Char"/>
    <w:uiPriority w:val="9"/>
    <w:unhideWhenUsed/>
    <w:qFormat/>
    <w:rsid w:val="009241A3"/>
    <w:pPr>
      <w:keepNext/>
      <w:keepLines/>
      <w:spacing w:before="320" w:after="320"/>
      <w:outlineLvl w:val="2"/>
    </w:pPr>
    <w:rPr>
      <w:rFonts w:eastAsia="Times New Roman"/>
      <w:b/>
      <w:bCs/>
      <w:color w:val="000000"/>
    </w:rPr>
  </w:style>
  <w:style w:type="paragraph" w:styleId="Heading4">
    <w:name w:val="heading 4"/>
    <w:aliases w:val="Título Quaternário"/>
    <w:basedOn w:val="Normal"/>
    <w:next w:val="Normal"/>
    <w:link w:val="Heading4Char"/>
    <w:uiPriority w:val="9"/>
    <w:unhideWhenUsed/>
    <w:qFormat/>
    <w:rsid w:val="009241A3"/>
    <w:pPr>
      <w:keepNext/>
      <w:keepLines/>
      <w:spacing w:before="320" w:after="320"/>
      <w:outlineLvl w:val="3"/>
    </w:pPr>
    <w:rPr>
      <w:rFonts w:eastAsia="Times New Roman"/>
      <w:bCs/>
      <w:iCs/>
      <w:color w:val="000000"/>
    </w:rPr>
  </w:style>
  <w:style w:type="paragraph" w:styleId="Heading5">
    <w:name w:val="heading 5"/>
    <w:aliases w:val="Título Quinário"/>
    <w:basedOn w:val="Normal"/>
    <w:next w:val="Normal"/>
    <w:link w:val="Heading5Char"/>
    <w:uiPriority w:val="9"/>
    <w:unhideWhenUsed/>
    <w:qFormat/>
    <w:rsid w:val="0001512A"/>
    <w:pPr>
      <w:keepNext/>
      <w:keepLines/>
      <w:spacing w:before="320" w:after="320"/>
      <w:outlineLvl w:val="4"/>
    </w:pPr>
    <w:rPr>
      <w:rFonts w:eastAsia="Times New Roman"/>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ítulo Primário Char"/>
    <w:basedOn w:val="DefaultParagraphFont"/>
    <w:link w:val="Heading1"/>
    <w:uiPriority w:val="9"/>
    <w:rsid w:val="00CA63E7"/>
    <w:rPr>
      <w:rFonts w:ascii="Times New Roman" w:eastAsia="Times New Roman" w:hAnsi="Times New Roman" w:cs="Times New Roman"/>
      <w:b/>
      <w:bCs/>
      <w:caps/>
      <w:color w:val="000000"/>
      <w:sz w:val="24"/>
      <w:szCs w:val="28"/>
    </w:rPr>
  </w:style>
  <w:style w:type="character" w:customStyle="1" w:styleId="Heading2Char">
    <w:name w:val="Heading 2 Char"/>
    <w:aliases w:val="Título Secundário Char"/>
    <w:basedOn w:val="DefaultParagraphFont"/>
    <w:link w:val="Heading2"/>
    <w:uiPriority w:val="9"/>
    <w:rsid w:val="00A82BDF"/>
    <w:rPr>
      <w:rFonts w:ascii="Times New Roman" w:eastAsia="Times New Roman" w:hAnsi="Times New Roman"/>
      <w:bCs/>
      <w:caps/>
      <w:color w:val="000000"/>
      <w:sz w:val="24"/>
      <w:szCs w:val="26"/>
      <w:lang w:eastAsia="en-US"/>
    </w:rPr>
  </w:style>
  <w:style w:type="character" w:customStyle="1" w:styleId="Heading3Char">
    <w:name w:val="Heading 3 Char"/>
    <w:aliases w:val="Título Terciário Char"/>
    <w:basedOn w:val="DefaultParagraphFont"/>
    <w:link w:val="Heading3"/>
    <w:uiPriority w:val="9"/>
    <w:rsid w:val="009241A3"/>
    <w:rPr>
      <w:rFonts w:ascii="Times New Roman" w:eastAsia="Times New Roman" w:hAnsi="Times New Roman"/>
      <w:b/>
      <w:bCs/>
      <w:color w:val="000000"/>
      <w:sz w:val="24"/>
      <w:szCs w:val="22"/>
      <w:lang w:eastAsia="en-US"/>
    </w:rPr>
  </w:style>
  <w:style w:type="character" w:customStyle="1" w:styleId="Heading4Char">
    <w:name w:val="Heading 4 Char"/>
    <w:aliases w:val="Título Quaternário Char"/>
    <w:basedOn w:val="DefaultParagraphFont"/>
    <w:link w:val="Heading4"/>
    <w:uiPriority w:val="9"/>
    <w:rsid w:val="009241A3"/>
    <w:rPr>
      <w:rFonts w:ascii="Times New Roman" w:eastAsia="Times New Roman" w:hAnsi="Times New Roman"/>
      <w:bCs/>
      <w:iCs/>
      <w:color w:val="000000"/>
      <w:sz w:val="24"/>
      <w:szCs w:val="22"/>
      <w:lang w:eastAsia="en-US"/>
    </w:rPr>
  </w:style>
  <w:style w:type="character" w:customStyle="1" w:styleId="Heading5Char">
    <w:name w:val="Heading 5 Char"/>
    <w:aliases w:val="Título Quinário Char"/>
    <w:basedOn w:val="DefaultParagraphFont"/>
    <w:link w:val="Heading5"/>
    <w:uiPriority w:val="9"/>
    <w:rsid w:val="0001512A"/>
    <w:rPr>
      <w:rFonts w:ascii="Times New Roman" w:eastAsia="Times New Roman" w:hAnsi="Times New Roman"/>
      <w:i/>
      <w:color w:val="000000"/>
      <w:sz w:val="24"/>
      <w:szCs w:val="22"/>
      <w:lang w:eastAsia="en-US"/>
    </w:rPr>
  </w:style>
  <w:style w:type="table" w:styleId="TableGrid">
    <w:name w:val="Table Grid"/>
    <w:basedOn w:val="TableNormal"/>
    <w:uiPriority w:val="39"/>
    <w:rsid w:val="00CA63E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extoRecuado">
    <w:name w:val="Texto Recuado"/>
    <w:next w:val="Normal"/>
    <w:qFormat/>
    <w:rsid w:val="00414FEF"/>
    <w:pPr>
      <w:ind w:left="4678"/>
      <w:jc w:val="both"/>
    </w:pPr>
    <w:rPr>
      <w:rFonts w:ascii="Times New Roman" w:hAnsi="Times New Roman"/>
      <w:sz w:val="22"/>
      <w:szCs w:val="22"/>
      <w:lang w:eastAsia="en-US"/>
    </w:rPr>
  </w:style>
  <w:style w:type="paragraph" w:styleId="Header">
    <w:name w:val="header"/>
    <w:basedOn w:val="Normal"/>
    <w:link w:val="HeaderChar"/>
    <w:uiPriority w:val="99"/>
    <w:unhideWhenUsed/>
    <w:rsid w:val="00CA63E7"/>
    <w:pPr>
      <w:tabs>
        <w:tab w:val="center" w:pos="4252"/>
        <w:tab w:val="right" w:pos="8504"/>
      </w:tabs>
      <w:spacing w:after="0" w:line="240" w:lineRule="auto"/>
    </w:pPr>
  </w:style>
  <w:style w:type="character" w:customStyle="1" w:styleId="HeaderChar">
    <w:name w:val="Header Char"/>
    <w:basedOn w:val="DefaultParagraphFont"/>
    <w:link w:val="Header"/>
    <w:uiPriority w:val="99"/>
    <w:rsid w:val="00CA63E7"/>
    <w:rPr>
      <w:rFonts w:ascii="Times New Roman" w:hAnsi="Times New Roman"/>
      <w:sz w:val="24"/>
    </w:rPr>
  </w:style>
  <w:style w:type="paragraph" w:customStyle="1" w:styleId="BancaExaminadora">
    <w:name w:val="Banca Examinadora"/>
    <w:next w:val="Normal"/>
    <w:qFormat/>
    <w:rsid w:val="00CA63E7"/>
    <w:pPr>
      <w:spacing w:after="200" w:line="360" w:lineRule="auto"/>
      <w:jc w:val="center"/>
    </w:pPr>
    <w:rPr>
      <w:rFonts w:ascii="Times New Roman" w:hAnsi="Times New Roman"/>
      <w:b/>
      <w:bCs/>
      <w:sz w:val="24"/>
      <w:szCs w:val="22"/>
      <w:lang w:eastAsia="en-US"/>
    </w:rPr>
  </w:style>
  <w:style w:type="paragraph" w:customStyle="1" w:styleId="Epgrafe">
    <w:name w:val="Epígrafe"/>
    <w:basedOn w:val="Normal"/>
    <w:next w:val="Normal"/>
    <w:qFormat/>
    <w:rsid w:val="00CA63E7"/>
    <w:pPr>
      <w:spacing w:after="0"/>
    </w:pPr>
    <w:rPr>
      <w:bCs/>
      <w:iCs/>
    </w:rPr>
  </w:style>
  <w:style w:type="paragraph" w:customStyle="1" w:styleId="ListaNumerada">
    <w:name w:val="Lista Numerada"/>
    <w:basedOn w:val="Normal"/>
    <w:qFormat/>
    <w:rsid w:val="00CA63E7"/>
    <w:pPr>
      <w:tabs>
        <w:tab w:val="right" w:leader="dot" w:pos="8505"/>
      </w:tabs>
    </w:pPr>
  </w:style>
  <w:style w:type="character" w:styleId="CommentReference">
    <w:name w:val="annotation reference"/>
    <w:basedOn w:val="DefaultParagraphFont"/>
    <w:unhideWhenUsed/>
    <w:rsid w:val="00CA63E7"/>
    <w:rPr>
      <w:sz w:val="16"/>
      <w:szCs w:val="16"/>
    </w:rPr>
  </w:style>
  <w:style w:type="paragraph" w:styleId="CommentText">
    <w:name w:val="annotation text"/>
    <w:basedOn w:val="Normal"/>
    <w:link w:val="CommentTextChar"/>
    <w:unhideWhenUsed/>
    <w:rsid w:val="00CA63E7"/>
    <w:rPr>
      <w:rFonts w:ascii="Verdana" w:hAnsi="Verdana"/>
      <w:sz w:val="20"/>
      <w:szCs w:val="20"/>
    </w:rPr>
  </w:style>
  <w:style w:type="character" w:customStyle="1" w:styleId="CommentTextChar">
    <w:name w:val="Comment Text Char"/>
    <w:basedOn w:val="DefaultParagraphFont"/>
    <w:link w:val="CommentText"/>
    <w:rsid w:val="00CA63E7"/>
    <w:rPr>
      <w:rFonts w:ascii="Verdana" w:hAnsi="Verdana"/>
      <w:sz w:val="20"/>
      <w:szCs w:val="20"/>
    </w:rPr>
  </w:style>
  <w:style w:type="paragraph" w:styleId="TOC2">
    <w:name w:val="toc 2"/>
    <w:aliases w:val="Sec Sumário Secundário"/>
    <w:basedOn w:val="Normal"/>
    <w:next w:val="Normal"/>
    <w:autoRedefine/>
    <w:uiPriority w:val="39"/>
    <w:unhideWhenUsed/>
    <w:qFormat/>
    <w:rsid w:val="00C76A6C"/>
    <w:pPr>
      <w:tabs>
        <w:tab w:val="right" w:leader="dot" w:pos="9072"/>
      </w:tabs>
      <w:spacing w:after="100" w:line="480" w:lineRule="auto"/>
    </w:pPr>
    <w:rPr>
      <w:caps/>
    </w:rPr>
  </w:style>
  <w:style w:type="paragraph" w:styleId="TOC1">
    <w:name w:val="toc 1"/>
    <w:aliases w:val="Sec Sumário Primário"/>
    <w:basedOn w:val="Normal"/>
    <w:next w:val="Normal"/>
    <w:autoRedefine/>
    <w:uiPriority w:val="39"/>
    <w:unhideWhenUsed/>
    <w:qFormat/>
    <w:rsid w:val="00C76A6C"/>
    <w:pPr>
      <w:tabs>
        <w:tab w:val="right" w:leader="dot" w:pos="9072"/>
      </w:tabs>
      <w:spacing w:after="100" w:line="480" w:lineRule="auto"/>
    </w:pPr>
    <w:rPr>
      <w:b/>
      <w:caps/>
    </w:rPr>
  </w:style>
  <w:style w:type="paragraph" w:styleId="TOC3">
    <w:name w:val="toc 3"/>
    <w:aliases w:val="Sec Sumário Terciário"/>
    <w:basedOn w:val="Normal"/>
    <w:next w:val="Normal"/>
    <w:autoRedefine/>
    <w:uiPriority w:val="39"/>
    <w:unhideWhenUsed/>
    <w:qFormat/>
    <w:rsid w:val="00213AC5"/>
    <w:pPr>
      <w:tabs>
        <w:tab w:val="right" w:leader="dot" w:pos="9072"/>
      </w:tabs>
      <w:spacing w:after="0"/>
    </w:pPr>
  </w:style>
  <w:style w:type="paragraph" w:styleId="TOC4">
    <w:name w:val="toc 4"/>
    <w:aliases w:val="Sec Sumário Quaternário"/>
    <w:basedOn w:val="Normal"/>
    <w:next w:val="Normal"/>
    <w:autoRedefine/>
    <w:uiPriority w:val="39"/>
    <w:unhideWhenUsed/>
    <w:rsid w:val="00C76A6C"/>
    <w:pPr>
      <w:tabs>
        <w:tab w:val="right" w:leader="dot" w:pos="9072"/>
      </w:tabs>
      <w:spacing w:after="100" w:line="480" w:lineRule="auto"/>
    </w:pPr>
  </w:style>
  <w:style w:type="paragraph" w:styleId="TOC5">
    <w:name w:val="toc 5"/>
    <w:aliases w:val="Sec Sumário Quinário"/>
    <w:basedOn w:val="Normal"/>
    <w:next w:val="Normal"/>
    <w:autoRedefine/>
    <w:uiPriority w:val="39"/>
    <w:unhideWhenUsed/>
    <w:rsid w:val="00C76A6C"/>
    <w:pPr>
      <w:tabs>
        <w:tab w:val="right" w:leader="dot" w:pos="9072"/>
      </w:tabs>
      <w:spacing w:after="100" w:line="480" w:lineRule="auto"/>
    </w:pPr>
    <w:rPr>
      <w:i/>
    </w:rPr>
  </w:style>
  <w:style w:type="character" w:styleId="Hyperlink">
    <w:name w:val="Hyperlink"/>
    <w:basedOn w:val="DefaultParagraphFont"/>
    <w:uiPriority w:val="99"/>
    <w:unhideWhenUsed/>
    <w:rsid w:val="00CA63E7"/>
    <w:rPr>
      <w:color w:val="0000FF"/>
      <w:u w:val="single"/>
    </w:rPr>
  </w:style>
  <w:style w:type="paragraph" w:customStyle="1" w:styleId="ListadeAbreviaturas">
    <w:name w:val="Lista de Abreviaturas"/>
    <w:basedOn w:val="ListaNumerada"/>
    <w:qFormat/>
    <w:rsid w:val="00CA63E7"/>
    <w:pPr>
      <w:tabs>
        <w:tab w:val="clear" w:pos="8505"/>
        <w:tab w:val="left" w:pos="4536"/>
      </w:tabs>
    </w:pPr>
  </w:style>
  <w:style w:type="paragraph" w:customStyle="1" w:styleId="TtuloPr-textual">
    <w:name w:val="Título Pré-textual"/>
    <w:basedOn w:val="Normal"/>
    <w:next w:val="Normal"/>
    <w:qFormat/>
    <w:rsid w:val="00CA63E7"/>
    <w:pPr>
      <w:spacing w:line="480" w:lineRule="auto"/>
      <w:jc w:val="center"/>
    </w:pPr>
    <w:rPr>
      <w:b/>
      <w:caps/>
      <w:szCs w:val="24"/>
    </w:rPr>
  </w:style>
  <w:style w:type="paragraph" w:customStyle="1" w:styleId="Dedicatria">
    <w:name w:val="Dedicatória"/>
    <w:basedOn w:val="Epgrafe"/>
    <w:next w:val="Normal"/>
    <w:qFormat/>
    <w:rsid w:val="00CA63E7"/>
    <w:rPr>
      <w:i/>
    </w:rPr>
  </w:style>
  <w:style w:type="paragraph" w:customStyle="1" w:styleId="TextoGeral">
    <w:name w:val="Texto Geral"/>
    <w:basedOn w:val="Normal"/>
    <w:qFormat/>
    <w:rsid w:val="00CA63E7"/>
    <w:pPr>
      <w:jc w:val="both"/>
    </w:pPr>
  </w:style>
  <w:style w:type="paragraph" w:customStyle="1" w:styleId="DestaquePr-Textual">
    <w:name w:val="Destaque Pré-Textual"/>
    <w:basedOn w:val="Normal"/>
    <w:qFormat/>
    <w:rsid w:val="00CA63E7"/>
    <w:pPr>
      <w:jc w:val="center"/>
    </w:pPr>
    <w:rPr>
      <w:b/>
      <w:szCs w:val="24"/>
    </w:rPr>
  </w:style>
  <w:style w:type="paragraph" w:styleId="BalloonText">
    <w:name w:val="Balloon Text"/>
    <w:basedOn w:val="Normal"/>
    <w:link w:val="BalloonTextChar"/>
    <w:uiPriority w:val="99"/>
    <w:semiHidden/>
    <w:unhideWhenUsed/>
    <w:rsid w:val="00CA63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63E7"/>
    <w:rPr>
      <w:rFonts w:ascii="Tahoma" w:hAnsi="Tahoma" w:cs="Tahoma"/>
      <w:sz w:val="16"/>
      <w:szCs w:val="16"/>
    </w:rPr>
  </w:style>
  <w:style w:type="paragraph" w:styleId="Footer">
    <w:name w:val="footer"/>
    <w:basedOn w:val="Normal"/>
    <w:link w:val="FooterChar"/>
    <w:uiPriority w:val="99"/>
    <w:unhideWhenUsed/>
    <w:rsid w:val="00CA63E7"/>
    <w:pPr>
      <w:tabs>
        <w:tab w:val="center" w:pos="4252"/>
        <w:tab w:val="right" w:pos="8504"/>
      </w:tabs>
      <w:spacing w:after="0" w:line="240" w:lineRule="auto"/>
    </w:pPr>
  </w:style>
  <w:style w:type="character" w:customStyle="1" w:styleId="FooterChar">
    <w:name w:val="Footer Char"/>
    <w:basedOn w:val="DefaultParagraphFont"/>
    <w:link w:val="Footer"/>
    <w:uiPriority w:val="99"/>
    <w:rsid w:val="00CA63E7"/>
    <w:rPr>
      <w:rFonts w:ascii="Times New Roman" w:hAnsi="Times New Roman"/>
      <w:sz w:val="24"/>
    </w:rPr>
  </w:style>
  <w:style w:type="paragraph" w:styleId="DocumentMap">
    <w:name w:val="Document Map"/>
    <w:basedOn w:val="Normal"/>
    <w:link w:val="DocumentMapChar"/>
    <w:uiPriority w:val="99"/>
    <w:semiHidden/>
    <w:unhideWhenUsed/>
    <w:rsid w:val="00B875C8"/>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875C8"/>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F166C5"/>
    <w:pPr>
      <w:spacing w:line="240" w:lineRule="auto"/>
    </w:pPr>
    <w:rPr>
      <w:rFonts w:ascii="Times New Roman" w:hAnsi="Times New Roman"/>
      <w:b/>
      <w:bCs/>
    </w:rPr>
  </w:style>
  <w:style w:type="character" w:customStyle="1" w:styleId="CommentSubjectChar">
    <w:name w:val="Comment Subject Char"/>
    <w:basedOn w:val="CommentTextChar"/>
    <w:link w:val="CommentSubject"/>
    <w:uiPriority w:val="99"/>
    <w:semiHidden/>
    <w:rsid w:val="00F166C5"/>
    <w:rPr>
      <w:rFonts w:ascii="Times New Roman" w:hAnsi="Times New Roman"/>
      <w:b/>
      <w:bCs/>
      <w:sz w:val="20"/>
      <w:szCs w:val="20"/>
    </w:rPr>
  </w:style>
  <w:style w:type="paragraph" w:styleId="TOCHeading">
    <w:name w:val="TOC Heading"/>
    <w:basedOn w:val="Heading1"/>
    <w:next w:val="Normal"/>
    <w:uiPriority w:val="39"/>
    <w:unhideWhenUsed/>
    <w:qFormat/>
    <w:rsid w:val="003E1F9D"/>
    <w:pPr>
      <w:spacing w:before="480" w:after="0" w:line="276" w:lineRule="auto"/>
      <w:outlineLvl w:val="9"/>
    </w:pPr>
    <w:rPr>
      <w:rFonts w:ascii="Cambria" w:hAnsi="Cambria"/>
      <w:caps w:val="0"/>
      <w:color w:val="365F91"/>
      <w:sz w:val="28"/>
    </w:rPr>
  </w:style>
  <w:style w:type="paragraph" w:styleId="NormalWeb">
    <w:name w:val="Normal (Web)"/>
    <w:basedOn w:val="Normal"/>
    <w:uiPriority w:val="99"/>
    <w:semiHidden/>
    <w:unhideWhenUsed/>
    <w:rsid w:val="005B7D69"/>
    <w:pPr>
      <w:spacing w:before="100" w:beforeAutospacing="1" w:after="100" w:afterAutospacing="1" w:line="240" w:lineRule="auto"/>
    </w:pPr>
    <w:rPr>
      <w:rFonts w:eastAsia="Times New Roman"/>
      <w:szCs w:val="24"/>
      <w:lang w:eastAsia="pt-BR"/>
    </w:rPr>
  </w:style>
  <w:style w:type="paragraph" w:styleId="NoSpacing">
    <w:name w:val="No Spacing"/>
    <w:uiPriority w:val="1"/>
    <w:qFormat/>
    <w:rsid w:val="002F2680"/>
    <w:rPr>
      <w:sz w:val="22"/>
      <w:szCs w:val="22"/>
      <w:lang w:eastAsia="en-US"/>
    </w:rPr>
  </w:style>
  <w:style w:type="paragraph" w:styleId="Caption">
    <w:name w:val="caption"/>
    <w:basedOn w:val="Normal"/>
    <w:next w:val="Normal"/>
    <w:uiPriority w:val="35"/>
    <w:unhideWhenUsed/>
    <w:qFormat/>
    <w:rsid w:val="002F2680"/>
    <w:pPr>
      <w:spacing w:line="240" w:lineRule="auto"/>
    </w:pPr>
    <w:rPr>
      <w:b/>
      <w:bCs/>
      <w:color w:val="4F81BD"/>
      <w:sz w:val="18"/>
      <w:szCs w:val="18"/>
    </w:rPr>
  </w:style>
  <w:style w:type="paragraph" w:styleId="ListParagraph">
    <w:name w:val="List Paragraph"/>
    <w:basedOn w:val="Normal"/>
    <w:uiPriority w:val="34"/>
    <w:qFormat/>
    <w:rsid w:val="002F2680"/>
    <w:pPr>
      <w:spacing w:line="276" w:lineRule="auto"/>
      <w:ind w:left="720"/>
      <w:contextualSpacing/>
    </w:pPr>
    <w:rPr>
      <w:rFonts w:ascii="Calibri" w:hAnsi="Calibri"/>
      <w:sz w:val="22"/>
    </w:rPr>
  </w:style>
  <w:style w:type="paragraph" w:styleId="BodyText3">
    <w:name w:val="Body Text 3"/>
    <w:basedOn w:val="Normal"/>
    <w:link w:val="BodyText3Char"/>
    <w:semiHidden/>
    <w:unhideWhenUsed/>
    <w:rsid w:val="002F2680"/>
    <w:pPr>
      <w:suppressAutoHyphens/>
      <w:spacing w:after="0" w:line="240" w:lineRule="auto"/>
      <w:jc w:val="both"/>
    </w:pPr>
    <w:rPr>
      <w:rFonts w:eastAsia="Times New Roman"/>
      <w:szCs w:val="20"/>
      <w:lang w:eastAsia="pt-BR"/>
    </w:rPr>
  </w:style>
  <w:style w:type="character" w:customStyle="1" w:styleId="BodyText3Char">
    <w:name w:val="Body Text 3 Char"/>
    <w:basedOn w:val="DefaultParagraphFont"/>
    <w:link w:val="BodyText3"/>
    <w:semiHidden/>
    <w:rsid w:val="002F2680"/>
    <w:rPr>
      <w:rFonts w:ascii="Times New Roman" w:eastAsia="Times New Roman" w:hAnsi="Times New Roman"/>
      <w:sz w:val="24"/>
    </w:rPr>
  </w:style>
  <w:style w:type="paragraph" w:customStyle="1" w:styleId="StyleStyleartigoanpadArial11pt">
    <w:name w:val="Style Style artigo anpad + Arial 11 pt"/>
    <w:basedOn w:val="Normal"/>
    <w:rsid w:val="002F2680"/>
    <w:pPr>
      <w:spacing w:before="160" w:after="0"/>
      <w:jc w:val="both"/>
    </w:pPr>
    <w:rPr>
      <w:rFonts w:ascii="Arial" w:eastAsia="Times New Roman" w:hAnsi="Arial"/>
      <w:sz w:val="22"/>
      <w:szCs w:val="18"/>
      <w:lang w:eastAsia="pt-BR"/>
    </w:rPr>
  </w:style>
  <w:style w:type="character" w:styleId="UnresolvedMention">
    <w:name w:val="Unresolved Mention"/>
    <w:basedOn w:val="DefaultParagraphFont"/>
    <w:uiPriority w:val="99"/>
    <w:semiHidden/>
    <w:unhideWhenUsed/>
    <w:rsid w:val="00A34A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055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comments" Target="comments.xml"/><Relationship Id="rId14" Type="http://schemas.microsoft.com/office/2011/relationships/commentsExtended" Target="commentsExtended.xml"/><Relationship Id="rId15" Type="http://schemas.microsoft.com/office/2016/09/relationships/commentsIds" Target="commentsIds.xml"/><Relationship Id="rId16" Type="http://schemas.microsoft.com/office/2018/08/relationships/commentsExtensible" Target="commentsExtensi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9F86C8-37BF-4543-9820-952F2FAE7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2863</TotalTime>
  <Pages>43</Pages>
  <Words>11730</Words>
  <Characters>71556</Characters>
  <Application>Microsoft Office Word</Application>
  <DocSecurity>0</DocSecurity>
  <Lines>2385</Lines>
  <Paragraphs>666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Instituto Presbiteriano Mackenzie</Company>
  <LinksUpToDate>false</LinksUpToDate>
  <CharactersWithSpaces>82620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 MACKENZIE</dc:creator>
  <cp:keywords/>
  <dc:description/>
  <cp:lastModifiedBy>Vinicius Bertolotti</cp:lastModifiedBy>
  <cp:revision>6</cp:revision>
  <dcterms:created xsi:type="dcterms:W3CDTF">2023-04-19T19:52:00Z</dcterms:created>
  <dcterms:modified xsi:type="dcterms:W3CDTF">2026-05-22T18:42:00Z</dcterms:modified>
</cp:coreProperties>
</file>